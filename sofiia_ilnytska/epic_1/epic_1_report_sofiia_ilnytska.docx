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507A39" w14:textId="77777777" w:rsidR="002C4E0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756DAC47" w14:textId="77777777" w:rsidR="002C4E0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0B771C41" w14:textId="77777777" w:rsidR="002C4E0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738391D9" w14:textId="77777777" w:rsidR="002C4E02" w:rsidRDefault="002C4E0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7F206E" w14:textId="77777777" w:rsidR="002C4E0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49AC590" wp14:editId="309A048C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1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0BD355" w14:textId="77777777" w:rsidR="002C4E02" w:rsidRDefault="002C4E0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B746A3" w14:textId="77777777" w:rsidR="002C4E02" w:rsidRDefault="002C4E0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1D9E20" w14:textId="77777777" w:rsidR="002C4E02" w:rsidRDefault="002C4E0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481355" w14:textId="77777777" w:rsidR="002C4E02" w:rsidRDefault="002C4E0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1A7853" w14:textId="77777777" w:rsidR="002C4E02" w:rsidRDefault="002C4E0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86D6D4" w14:textId="77777777" w:rsidR="002C4E02" w:rsidRDefault="002C4E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FEC5237" w14:textId="77777777" w:rsidR="002C4E02" w:rsidRDefault="002C4E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81AE198" w14:textId="77777777" w:rsidR="002C4E02" w:rsidRDefault="002C4E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A4D6759" w14:textId="77777777" w:rsidR="002C4E0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3682A716" w14:textId="77777777" w:rsidR="002C4E02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sdt>
      <w:sdtPr>
        <w:tag w:val="goog_rdk_2"/>
        <w:id w:val="1420611989"/>
      </w:sdtPr>
      <w:sdtContent>
        <w:p w14:paraId="4D50C418" w14:textId="77777777" w:rsidR="002C4E02" w:rsidRDefault="00000000">
          <w:pPr>
            <w:tabs>
              <w:tab w:val="center" w:pos="4819"/>
              <w:tab w:val="left" w:pos="7468"/>
            </w:tabs>
            <w:spacing w:line="240" w:lineRule="auto"/>
            <w:jc w:val="center"/>
            <w:rPr>
              <w:ins w:id="0" w:author="Матвій Белаш" w:date="2026-09-10T12:32:00Z"/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sdt>
            <w:sdtPr>
              <w:tag w:val="goog_rdk_1"/>
              <w:id w:val="1096815059"/>
            </w:sdtPr>
            <w:sdtContent/>
          </w:sdt>
        </w:p>
      </w:sdtContent>
    </w:sdt>
    <w:p w14:paraId="2E7FA30A" w14:textId="77777777" w:rsidR="002C4E02" w:rsidRDefault="002C4E0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9E73B2" w14:textId="77777777" w:rsidR="002C4E02" w:rsidRDefault="002C4E0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C9754A" w14:textId="77777777" w:rsidR="002C4E02" w:rsidRDefault="002C4E0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A57ADD" w14:textId="77777777" w:rsidR="002C4E02" w:rsidRDefault="002C4E0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67481A" w14:textId="77777777" w:rsidR="002C4E02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145E2C9" w14:textId="77777777" w:rsidR="002C4E02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511A34F3" w14:textId="77777777" w:rsidR="002C4E0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756E38BF" w14:textId="77777777" w:rsidR="002C4E0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2083FBDD" w14:textId="77777777" w:rsidR="002C4E0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02620629" w14:textId="77777777" w:rsidR="002C4E0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05930134" w14:textId="77777777" w:rsidR="002C4E02" w:rsidRDefault="002C4E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A1E51B" w14:textId="77777777" w:rsidR="002C4E02" w:rsidRDefault="002C4E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DF3D02" w14:textId="77777777" w:rsidR="002C4E02" w:rsidRDefault="002C4E0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343FD5" w14:textId="77777777" w:rsidR="002C4E02" w:rsidRDefault="002C4E0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26819A82" w14:textId="77777777" w:rsidR="002C4E02" w:rsidRDefault="002C4E0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1135AE" w14:textId="52777897" w:rsidR="002C4E02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</w:t>
      </w:r>
      <w:proofErr w:type="spellEnd"/>
      <w:r w:rsidR="000F22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ла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04546DB" w14:textId="314A6506" w:rsidR="002C4E02" w:rsidRPr="000F22C0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0F22C0">
        <w:rPr>
          <w:rFonts w:ascii="Times New Roman" w:eastAsia="Times New Roman" w:hAnsi="Times New Roman" w:cs="Times New Roman"/>
          <w:sz w:val="28"/>
          <w:szCs w:val="28"/>
          <w:lang w:val="uk-UA"/>
        </w:rPr>
        <w:t>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групи ШІ-1</w:t>
      </w:r>
      <w:r w:rsidR="000F22C0"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</w:p>
    <w:p w14:paraId="4CBBEF96" w14:textId="082B86FD" w:rsidR="002C4E02" w:rsidRPr="000F22C0" w:rsidRDefault="000F22C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Ільницька Софія Олександрівна</w:t>
      </w:r>
    </w:p>
    <w:p w14:paraId="60E337E4" w14:textId="77777777" w:rsidR="002C4E02" w:rsidRDefault="002C4E02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7E3FCF9" w14:textId="77777777" w:rsidR="002C4E02" w:rsidRDefault="002C4E02">
      <w:pPr>
        <w:jc w:val="both"/>
      </w:pPr>
    </w:p>
    <w:p w14:paraId="506C9973" w14:textId="77777777" w:rsidR="002C4E02" w:rsidRDefault="00000000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 </w:t>
      </w:r>
    </w:p>
    <w:p w14:paraId="7147A512" w14:textId="77777777" w:rsidR="002C4E02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948AA3" w14:textId="77777777" w:rsidR="002C4E02" w:rsidRDefault="00000000">
      <w:pPr>
        <w:pStyle w:val="Heading1"/>
        <w:spacing w:after="2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" w:name="_heading=h.j2v9n1zi5dx9" w:colFirst="0" w:colLast="0"/>
      <w:bookmarkEnd w:id="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</w:p>
    <w:p w14:paraId="31978D05" w14:textId="77777777" w:rsidR="002C4E02" w:rsidRDefault="00000000">
      <w:pPr>
        <w:spacing w:after="20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Завантажити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встановити розширення для C++ на систему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лінтером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C++, ознайомитися з основними поняттями мови c/c++ Встановити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командами,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пул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реквестами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Код ревю,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Draw.io, ознайомитись з Word та створенням Звітів на Практичні та Лабораторні, ознайомитись з Системами числення та попрактикуватись з роботою в двійковій системі числення, запустити програмний код C++ в робочому середовищі та оформити звіт.</w:t>
      </w:r>
    </w:p>
    <w:p w14:paraId="1E09D1AF" w14:textId="77777777" w:rsidR="002C4E02" w:rsidRDefault="00000000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79BDEA62" w14:textId="77777777" w:rsidR="002C4E02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5D59A35" w14:textId="77777777" w:rsidR="002C4E0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Основні поняття мови с/c++. </w:t>
      </w:r>
    </w:p>
    <w:p w14:paraId="6E89863E" w14:textId="77777777" w:rsidR="002C4E0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25F4C1" w14:textId="6357161F" w:rsidR="002C4E0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F65BC2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Draw.io.</w:t>
      </w:r>
    </w:p>
    <w:p w14:paraId="272B58A5" w14:textId="415248A5" w:rsidR="002C4E0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F65BC2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F48530" w14:textId="4DE6E7FF" w:rsidR="002C4E0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F65BC2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A654B5" w14:textId="104C21AE" w:rsidR="002C4E0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F65BC2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0C8E87" w14:textId="5AACB29F" w:rsidR="002C4E0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F65BC2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C4A4BD" w14:textId="77777777" w:rsidR="002C4E02" w:rsidRDefault="002C4E0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F0BC61" w14:textId="77777777" w:rsidR="002C4E02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1F77A749" w14:textId="77777777" w:rsidR="002C4E0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Основні поняття мови C/C++</w:t>
      </w:r>
    </w:p>
    <w:p w14:paraId="4C597163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</w:p>
    <w:p w14:paraId="00308CD4" w14:textId="483ABA80" w:rsidR="00950F05" w:rsidRPr="00950F05" w:rsidRDefault="00950F05" w:rsidP="00950F05">
      <w:pPr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proofErr w:type="spellStart"/>
        <w:r w:rsidRPr="00950F05">
          <w:rPr>
            <w:rStyle w:val="Hyperlink"/>
            <w:rFonts w:ascii="Times New Roman" w:hAnsi="Times New Roman" w:cs="Times New Roman"/>
            <w:lang w:val="uk-UA"/>
          </w:rPr>
          <w:t>Уроки</w:t>
        </w:r>
        <w:proofErr w:type="spellEnd"/>
        <w:r w:rsidRPr="00950F05">
          <w:rPr>
            <w:rStyle w:val="Hyperlink"/>
            <w:rFonts w:ascii="Times New Roman" w:hAnsi="Times New Roman" w:cs="Times New Roman"/>
            <w:lang w:val="uk-UA"/>
          </w:rPr>
          <w:t xml:space="preserve"> С++ для початківців</w:t>
        </w:r>
      </w:hyperlink>
      <w:r w:rsidRPr="00950F05">
        <w:rPr>
          <w:rFonts w:ascii="Times New Roman" w:hAnsi="Times New Roman" w:cs="Times New Roman"/>
        </w:rPr>
        <w:t xml:space="preserve"> </w:t>
      </w:r>
    </w:p>
    <w:p w14:paraId="7088DFD2" w14:textId="7ED61AE2" w:rsidR="00950F05" w:rsidRPr="00950F05" w:rsidRDefault="00950F05" w:rsidP="00950F05">
      <w:pPr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950F05">
          <w:rPr>
            <w:rStyle w:val="Hyperlink"/>
            <w:rFonts w:ascii="Times New Roman" w:hAnsi="Times New Roman" w:cs="Times New Roman"/>
            <w:sz w:val="24"/>
            <w:szCs w:val="24"/>
          </w:rPr>
          <w:t>Повне вивчення C++ / Курс в одному відео для початківців з нуля</w:t>
        </w:r>
      </w:hyperlink>
    </w:p>
    <w:p w14:paraId="1E5FC2F3" w14:textId="2B7EF68A" w:rsidR="002C4E02" w:rsidRPr="00950F05" w:rsidRDefault="00B4756B" w:rsidP="00950F05">
      <w:pPr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B4756B">
          <w:rPr>
            <w:rStyle w:val="Hyperlink"/>
            <w:rFonts w:ascii="Times New Roman" w:hAnsi="Times New Roman" w:cs="Times New Roman"/>
          </w:rPr>
          <w:t xml:space="preserve">C++ </w:t>
        </w:r>
        <w:proofErr w:type="spellStart"/>
        <w:r w:rsidRPr="00B4756B">
          <w:rPr>
            <w:rStyle w:val="Hyperlink"/>
            <w:rFonts w:ascii="Times New Roman" w:hAnsi="Times New Roman" w:cs="Times New Roman"/>
          </w:rPr>
          <w:t>Tutorial</w:t>
        </w:r>
        <w:proofErr w:type="spellEnd"/>
        <w:r w:rsidRPr="00B4756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B4756B">
          <w:rPr>
            <w:rStyle w:val="Hyperlink"/>
            <w:rFonts w:ascii="Times New Roman" w:hAnsi="Times New Roman" w:cs="Times New Roman"/>
          </w:rPr>
          <w:t>for</w:t>
        </w:r>
        <w:proofErr w:type="spellEnd"/>
        <w:r w:rsidRPr="00B4756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B4756B">
          <w:rPr>
            <w:rStyle w:val="Hyperlink"/>
            <w:rFonts w:ascii="Times New Roman" w:hAnsi="Times New Roman" w:cs="Times New Roman"/>
          </w:rPr>
          <w:t>Beginners</w:t>
        </w:r>
        <w:proofErr w:type="spellEnd"/>
      </w:hyperlink>
    </w:p>
    <w:p w14:paraId="5AC6B1E7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3A3CBA7" w14:textId="77777777" w:rsidR="002C4E02" w:rsidRDefault="00000000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структурою коду програми в мові C++, з основними типами даних, з використанням змінних, бібліотекою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iostream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з поняттям алгоритму.</w:t>
      </w:r>
    </w:p>
    <w:p w14:paraId="0DC88C41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61B95122" w14:textId="367AD7A8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B4756B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6D3A6E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D6A760C" w14:textId="4184D540" w:rsidR="002C4E02" w:rsidRPr="00B4756B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</w:t>
      </w:r>
      <w:r w:rsidR="00B4756B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6D3A6E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3E1E59" w14:textId="77777777" w:rsidR="006D3A6E" w:rsidRPr="006D3A6E" w:rsidRDefault="006D3A6E" w:rsidP="004C1D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3F6508" w14:textId="7F8CCA69" w:rsidR="002C4E0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53139FFF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CE1C7D6" w14:textId="3FFEE1BC" w:rsidR="002C4E02" w:rsidRPr="006D3A6E" w:rsidRDefault="006D3A6E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2" w:tooltip="Уроки C++ для початківців / #2 – Встановлення Visual Studio (середовище розробки)" w:history="1">
        <w:proofErr w:type="spellStart"/>
        <w:r w:rsidRPr="006D3A6E">
          <w:rPr>
            <w:rStyle w:val="Hyperlink"/>
            <w:rFonts w:ascii="Times New Roman" w:hAnsi="Times New Roman" w:cs="Times New Roman"/>
          </w:rPr>
          <w:t>Уроки</w:t>
        </w:r>
        <w:proofErr w:type="spellEnd"/>
        <w:r w:rsidRPr="006D3A6E">
          <w:rPr>
            <w:rStyle w:val="Hyperlink"/>
            <w:rFonts w:ascii="Times New Roman" w:hAnsi="Times New Roman" w:cs="Times New Roman"/>
          </w:rPr>
          <w:t xml:space="preserve"> C++ для початківців / #2 – Встановлення </w:t>
        </w:r>
        <w:proofErr w:type="spellStart"/>
        <w:r w:rsidRPr="006D3A6E">
          <w:rPr>
            <w:rStyle w:val="Hyperlink"/>
            <w:rFonts w:ascii="Times New Roman" w:hAnsi="Times New Roman" w:cs="Times New Roman"/>
          </w:rPr>
          <w:t>Visual</w:t>
        </w:r>
        <w:proofErr w:type="spellEnd"/>
        <w:r w:rsidRPr="006D3A6E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6D3A6E">
          <w:rPr>
            <w:rStyle w:val="Hyperlink"/>
            <w:rFonts w:ascii="Times New Roman" w:hAnsi="Times New Roman" w:cs="Times New Roman"/>
          </w:rPr>
          <w:t>Studio</w:t>
        </w:r>
        <w:proofErr w:type="spellEnd"/>
        <w:r w:rsidRPr="006D3A6E">
          <w:rPr>
            <w:rStyle w:val="Hyperlink"/>
            <w:rFonts w:ascii="Times New Roman" w:hAnsi="Times New Roman" w:cs="Times New Roman"/>
          </w:rPr>
          <w:t xml:space="preserve"> (середовище розробки)</w:t>
        </w:r>
      </w:hyperlink>
      <w:r w:rsidRPr="006D3A6E">
        <w:rPr>
          <w:rFonts w:ascii="Times New Roman" w:hAnsi="Times New Roman" w:cs="Times New Roman"/>
        </w:rPr>
        <w:t xml:space="preserve"> </w:t>
      </w:r>
    </w:p>
    <w:p w14:paraId="7A9A9091" w14:textId="49040972" w:rsidR="006D3A6E" w:rsidRPr="006D3A6E" w:rsidRDefault="006D3A6E" w:rsidP="006D3A6E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proofErr w:type="spellStart"/>
        <w:r w:rsidRPr="006D3A6E">
          <w:rPr>
            <w:rStyle w:val="Hyperlink"/>
            <w:rFonts w:ascii="Times New Roman" w:hAnsi="Times New Roman" w:cs="Times New Roman"/>
            <w:sz w:val="24"/>
            <w:szCs w:val="24"/>
          </w:rPr>
          <w:t>How</w:t>
        </w:r>
        <w:proofErr w:type="spellEnd"/>
        <w:r w:rsidRPr="006D3A6E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6D3A6E">
          <w:rPr>
            <w:rStyle w:val="Hyperlink"/>
            <w:rFonts w:ascii="Times New Roman" w:hAnsi="Times New Roman" w:cs="Times New Roman"/>
            <w:sz w:val="24"/>
            <w:szCs w:val="24"/>
          </w:rPr>
          <w:t>to</w:t>
        </w:r>
        <w:proofErr w:type="spellEnd"/>
        <w:r w:rsidRPr="006D3A6E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6D3A6E">
          <w:rPr>
            <w:rStyle w:val="Hyperlink"/>
            <w:rFonts w:ascii="Times New Roman" w:hAnsi="Times New Roman" w:cs="Times New Roman"/>
            <w:sz w:val="24"/>
            <w:szCs w:val="24"/>
          </w:rPr>
          <w:t>set</w:t>
        </w:r>
        <w:proofErr w:type="spellEnd"/>
        <w:r w:rsidRPr="006D3A6E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6D3A6E">
          <w:rPr>
            <w:rStyle w:val="Hyperlink"/>
            <w:rFonts w:ascii="Times New Roman" w:hAnsi="Times New Roman" w:cs="Times New Roman"/>
            <w:sz w:val="24"/>
            <w:szCs w:val="24"/>
          </w:rPr>
          <w:t>up</w:t>
        </w:r>
        <w:proofErr w:type="spellEnd"/>
        <w:r w:rsidRPr="006D3A6E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C++ </w:t>
        </w:r>
        <w:proofErr w:type="spellStart"/>
        <w:r w:rsidRPr="006D3A6E">
          <w:rPr>
            <w:rStyle w:val="Hyperlink"/>
            <w:rFonts w:ascii="Times New Roman" w:hAnsi="Times New Roman" w:cs="Times New Roman"/>
            <w:sz w:val="24"/>
            <w:szCs w:val="24"/>
          </w:rPr>
          <w:t>in</w:t>
        </w:r>
        <w:proofErr w:type="spellEnd"/>
        <w:r w:rsidRPr="006D3A6E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6D3A6E">
          <w:rPr>
            <w:rStyle w:val="Hyperlink"/>
            <w:rFonts w:ascii="Times New Roman" w:hAnsi="Times New Roman" w:cs="Times New Roman"/>
            <w:sz w:val="24"/>
            <w:szCs w:val="24"/>
          </w:rPr>
          <w:t>Visual</w:t>
        </w:r>
        <w:proofErr w:type="spellEnd"/>
        <w:r w:rsidRPr="006D3A6E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6D3A6E">
          <w:rPr>
            <w:rStyle w:val="Hyperlink"/>
            <w:rFonts w:ascii="Times New Roman" w:hAnsi="Times New Roman" w:cs="Times New Roman"/>
            <w:sz w:val="24"/>
            <w:szCs w:val="24"/>
          </w:rPr>
          <w:t>Studio</w:t>
        </w:r>
        <w:proofErr w:type="spellEnd"/>
        <w:r w:rsidRPr="006D3A6E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6D3A6E">
          <w:rPr>
            <w:rStyle w:val="Hyperlink"/>
            <w:rFonts w:ascii="Times New Roman" w:hAnsi="Times New Roman" w:cs="Times New Roman"/>
            <w:sz w:val="24"/>
            <w:szCs w:val="24"/>
          </w:rPr>
          <w:t>Code</w:t>
        </w:r>
        <w:proofErr w:type="spellEnd"/>
      </w:hyperlink>
    </w:p>
    <w:p w14:paraId="2516E6A2" w14:textId="5D2833C8" w:rsidR="006D3A6E" w:rsidRPr="006D3A6E" w:rsidRDefault="006D3A6E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hyperlink r:id="rId14" w:history="1">
        <w:proofErr w:type="spellStart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>How</w:t>
        </w:r>
        <w:proofErr w:type="spellEnd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 xml:space="preserve"> </w:t>
        </w:r>
        <w:proofErr w:type="spellStart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>to</w:t>
        </w:r>
        <w:proofErr w:type="spellEnd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 xml:space="preserve"> </w:t>
        </w:r>
        <w:proofErr w:type="spellStart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>Set</w:t>
        </w:r>
        <w:proofErr w:type="spellEnd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 xml:space="preserve"> </w:t>
        </w:r>
        <w:proofErr w:type="spellStart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>up</w:t>
        </w:r>
        <w:proofErr w:type="spellEnd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 xml:space="preserve"> </w:t>
        </w:r>
        <w:proofErr w:type="spellStart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>Visual</w:t>
        </w:r>
        <w:proofErr w:type="spellEnd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 xml:space="preserve"> </w:t>
        </w:r>
        <w:proofErr w:type="spellStart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>Studio</w:t>
        </w:r>
        <w:proofErr w:type="spellEnd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 xml:space="preserve"> </w:t>
        </w:r>
        <w:proofErr w:type="spellStart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>Code</w:t>
        </w:r>
        <w:proofErr w:type="spellEnd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 xml:space="preserve"> </w:t>
        </w:r>
        <w:proofErr w:type="spellStart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>for</w:t>
        </w:r>
        <w:proofErr w:type="spellEnd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 xml:space="preserve"> C </w:t>
        </w:r>
        <w:proofErr w:type="spellStart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>and</w:t>
        </w:r>
        <w:proofErr w:type="spellEnd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 xml:space="preserve"> C++ </w:t>
        </w:r>
        <w:proofErr w:type="spellStart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>Programming</w:t>
        </w:r>
        <w:proofErr w:type="spellEnd"/>
        <w:r w:rsidRPr="006D3A6E">
          <w:rPr>
            <w:rStyle w:val="Hyperlink"/>
            <w:rFonts w:ascii="Times New Roman" w:hAnsi="Times New Roman" w:cs="Times New Roman"/>
            <w:shd w:val="clear" w:color="auto" w:fill="FFFFFF"/>
          </w:rPr>
          <w:t xml:space="preserve"> [UPDATED]</w:t>
        </w:r>
      </w:hyperlink>
    </w:p>
    <w:p w14:paraId="763A00D7" w14:textId="77777777" w:rsidR="002C4E02" w:rsidRDefault="002C4E02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5"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Installing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MinGW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to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build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C++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Code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on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Windows</w:t>
        </w:r>
      </w:hyperlink>
    </w:p>
    <w:p w14:paraId="0FB0F700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3007419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інстальовано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1372A64C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розширення для C++ на систему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30626277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лінтером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дебагером</w:t>
      </w:r>
      <w:proofErr w:type="spellEnd"/>
    </w:p>
    <w:p w14:paraId="49683331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3D80AEF9" w14:textId="7C744366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6D3A6E">
        <w:rPr>
          <w:rFonts w:ascii="Times New Roman" w:eastAsia="Times New Roman" w:hAnsi="Times New Roman" w:cs="Times New Roman"/>
          <w:sz w:val="24"/>
          <w:szCs w:val="24"/>
          <w:lang w:val="en-US"/>
        </w:rPr>
        <w:t>08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 w:rsidR="006D3A6E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 w:rsidR="006D3A6E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0CC56DF0" w14:textId="7F2E03ED" w:rsidR="002C4E02" w:rsidRPr="004C1DC3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10.09.2</w:t>
      </w:r>
      <w:r w:rsidR="006D3A6E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</w:p>
    <w:p w14:paraId="69DC5782" w14:textId="77777777" w:rsidR="004C1DC3" w:rsidRPr="00F65BC2" w:rsidRDefault="004C1DC3" w:rsidP="00F65BC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B097AF3" w14:textId="4F3B1565" w:rsidR="002C4E0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F65BC2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</w:t>
      </w:r>
    </w:p>
    <w:p w14:paraId="75BE9FEE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D0A5DA1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Практичні заняття. </w:t>
      </w:r>
    </w:p>
    <w:p w14:paraId="1B03337B" w14:textId="77777777" w:rsidR="004C1DC3" w:rsidRPr="004C1DC3" w:rsidRDefault="004C1DC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4C1DC3">
          <w:rPr>
            <w:rStyle w:val="ytattributedstringhost"/>
            <w:rFonts w:ascii="Times New Roman" w:hAnsi="Times New Roman" w:cs="Times New Roman"/>
            <w:color w:val="0000FF"/>
            <w:sz w:val="24"/>
            <w:szCs w:val="24"/>
            <w:bdr w:val="none" w:sz="0" w:space="0" w:color="auto" w:frame="1"/>
          </w:rPr>
          <w:t xml:space="preserve">draw.io </w:t>
        </w:r>
        <w:proofErr w:type="spellStart"/>
        <w:r w:rsidRPr="004C1DC3">
          <w:rPr>
            <w:rStyle w:val="ytattributedstringhost"/>
            <w:rFonts w:ascii="Times New Roman" w:hAnsi="Times New Roman" w:cs="Times New Roman"/>
            <w:color w:val="0000FF"/>
            <w:sz w:val="24"/>
            <w:szCs w:val="24"/>
            <w:bdr w:val="none" w:sz="0" w:space="0" w:color="auto" w:frame="1"/>
          </w:rPr>
          <w:t>Flowcharts</w:t>
        </w:r>
        <w:proofErr w:type="spellEnd"/>
      </w:hyperlink>
    </w:p>
    <w:p w14:paraId="5AF7849E" w14:textId="38C53344" w:rsidR="002C4E02" w:rsidRPr="004C1DC3" w:rsidRDefault="004C1DC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proofErr w:type="spellStart"/>
        <w:r w:rsidRPr="004C1DC3">
          <w:rPr>
            <w:rStyle w:val="ytattributedstringhost"/>
            <w:rFonts w:ascii="Times New Roman" w:hAnsi="Times New Roman" w:cs="Times New Roman"/>
            <w:color w:val="0000FF"/>
            <w:sz w:val="24"/>
            <w:szCs w:val="24"/>
            <w:bdr w:val="none" w:sz="0" w:space="0" w:color="auto" w:frame="1"/>
          </w:rPr>
          <w:t>Flowchart</w:t>
        </w:r>
        <w:proofErr w:type="spellEnd"/>
        <w:r w:rsidRPr="004C1DC3">
          <w:rPr>
            <w:rStyle w:val="ytattributedstringhost"/>
            <w:rFonts w:ascii="Times New Roman" w:hAnsi="Times New Roman" w:cs="Times New Roman"/>
            <w:color w:val="0000FF"/>
            <w:sz w:val="24"/>
            <w:szCs w:val="24"/>
            <w:bdr w:val="none" w:sz="0" w:space="0" w:color="auto" w:frame="1"/>
          </w:rPr>
          <w:t xml:space="preserve"> </w:t>
        </w:r>
        <w:proofErr w:type="spellStart"/>
        <w:r w:rsidRPr="004C1DC3">
          <w:rPr>
            <w:rStyle w:val="ytattributedstringhost"/>
            <w:rFonts w:ascii="Times New Roman" w:hAnsi="Times New Roman" w:cs="Times New Roman"/>
            <w:color w:val="0000FF"/>
            <w:sz w:val="24"/>
            <w:szCs w:val="24"/>
            <w:bdr w:val="none" w:sz="0" w:space="0" w:color="auto" w:frame="1"/>
          </w:rPr>
          <w:t>Tutorials</w:t>
        </w:r>
        <w:proofErr w:type="spellEnd"/>
      </w:hyperlink>
    </w:p>
    <w:p w14:paraId="64A78E6B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B0F9ABB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поняттям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</w:t>
      </w:r>
      <w:proofErr w:type="spellEnd"/>
    </w:p>
    <w:p w14:paraId="70AFB513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навчилася створювати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draw.io</w:t>
      </w:r>
    </w:p>
    <w:p w14:paraId="1FC27C23" w14:textId="1DB56D5B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створила блок-схему до коду обчислення </w:t>
      </w:r>
      <w:r w:rsidR="004C1DC3">
        <w:rPr>
          <w:rFonts w:ascii="Times New Roman" w:eastAsia="Times New Roman" w:hAnsi="Times New Roman" w:cs="Times New Roman"/>
          <w:sz w:val="24"/>
          <w:szCs w:val="24"/>
          <w:lang w:val="uk-UA"/>
        </w:rPr>
        <w:t>автономності портативної зарядної станції</w:t>
      </w:r>
    </w:p>
    <w:p w14:paraId="0321034A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2487E6AE" w14:textId="68AC82E9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4C1DC3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192791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CA96EEB" w14:textId="3F69723D" w:rsidR="002C4E02" w:rsidRPr="004C1DC3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4C1DC3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192791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5E4D5F" w14:textId="77777777" w:rsidR="004C1DC3" w:rsidRDefault="004C1DC3" w:rsidP="004C1DC3">
      <w:pPr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14:paraId="5B10DF59" w14:textId="1C8FC8DC" w:rsidR="002C4E0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F65BC2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31553917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A0FE3C9" w14:textId="77777777" w:rsidR="002C4E02" w:rsidRPr="004C1DC3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та лабораторні заняття</w:t>
      </w:r>
    </w:p>
    <w:p w14:paraId="1FD243BA" w14:textId="54833435" w:rsidR="004C1DC3" w:rsidRPr="004C1DC3" w:rsidRDefault="004C1DC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8" w:tooltip="Git та GitHub за 7 хвилин | Посібник з Git та GitHub (2026)" w:history="1">
        <w:proofErr w:type="spellStart"/>
        <w:r w:rsidRPr="004C1DC3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>Git</w:t>
        </w:r>
        <w:proofErr w:type="spellEnd"/>
        <w:r w:rsidRPr="004C1DC3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 xml:space="preserve"> та </w:t>
        </w:r>
        <w:proofErr w:type="spellStart"/>
        <w:r w:rsidRPr="004C1DC3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>GitHub</w:t>
        </w:r>
        <w:proofErr w:type="spellEnd"/>
        <w:r w:rsidRPr="004C1DC3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 xml:space="preserve"> за 7 хвилин | Посібник з </w:t>
        </w:r>
        <w:proofErr w:type="spellStart"/>
        <w:r w:rsidRPr="004C1DC3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>Git</w:t>
        </w:r>
        <w:proofErr w:type="spellEnd"/>
        <w:r w:rsidRPr="004C1DC3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 xml:space="preserve"> та </w:t>
        </w:r>
        <w:proofErr w:type="spellStart"/>
        <w:r w:rsidRPr="004C1DC3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>GitHub</w:t>
        </w:r>
        <w:proofErr w:type="spellEnd"/>
        <w:r w:rsidRPr="004C1DC3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 xml:space="preserve"> (2026)</w:t>
        </w:r>
      </w:hyperlink>
    </w:p>
    <w:p w14:paraId="487290DE" w14:textId="2C589C6F" w:rsidR="004C1DC3" w:rsidRPr="004C1DC3" w:rsidRDefault="004C1DC3" w:rsidP="004C1DC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9" w:tooltip="Git &amp; GitHub Crash Course for Beginners [2026]" w:history="1">
        <w:proofErr w:type="spellStart"/>
        <w:r w:rsidRPr="004C1DC3">
          <w:rPr>
            <w:rStyle w:val="Hyperlink"/>
            <w:rFonts w:ascii="Times New Roman" w:hAnsi="Times New Roman" w:cs="Times New Roman"/>
          </w:rPr>
          <w:t>Git</w:t>
        </w:r>
        <w:proofErr w:type="spellEnd"/>
        <w:r w:rsidRPr="004C1DC3">
          <w:rPr>
            <w:rStyle w:val="Hyperlink"/>
            <w:rFonts w:ascii="Times New Roman" w:hAnsi="Times New Roman" w:cs="Times New Roman"/>
          </w:rPr>
          <w:t xml:space="preserve"> &amp; </w:t>
        </w:r>
        <w:proofErr w:type="spellStart"/>
        <w:r w:rsidRPr="004C1DC3">
          <w:rPr>
            <w:rStyle w:val="Hyperlink"/>
            <w:rFonts w:ascii="Times New Roman" w:hAnsi="Times New Roman" w:cs="Times New Roman"/>
          </w:rPr>
          <w:t>GitHub</w:t>
        </w:r>
        <w:proofErr w:type="spellEnd"/>
        <w:r w:rsidRPr="004C1DC3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C1DC3">
          <w:rPr>
            <w:rStyle w:val="Hyperlink"/>
            <w:rFonts w:ascii="Times New Roman" w:hAnsi="Times New Roman" w:cs="Times New Roman"/>
          </w:rPr>
          <w:t>Crash</w:t>
        </w:r>
        <w:proofErr w:type="spellEnd"/>
        <w:r w:rsidRPr="004C1DC3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C1DC3">
          <w:rPr>
            <w:rStyle w:val="Hyperlink"/>
            <w:rFonts w:ascii="Times New Roman" w:hAnsi="Times New Roman" w:cs="Times New Roman"/>
          </w:rPr>
          <w:t>Course</w:t>
        </w:r>
        <w:proofErr w:type="spellEnd"/>
        <w:r w:rsidRPr="004C1DC3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C1DC3">
          <w:rPr>
            <w:rStyle w:val="Hyperlink"/>
            <w:rFonts w:ascii="Times New Roman" w:hAnsi="Times New Roman" w:cs="Times New Roman"/>
          </w:rPr>
          <w:t>for</w:t>
        </w:r>
        <w:proofErr w:type="spellEnd"/>
        <w:r w:rsidRPr="004C1DC3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C1DC3">
          <w:rPr>
            <w:rStyle w:val="Hyperlink"/>
            <w:rFonts w:ascii="Times New Roman" w:hAnsi="Times New Roman" w:cs="Times New Roman"/>
          </w:rPr>
          <w:t>Beginners</w:t>
        </w:r>
        <w:proofErr w:type="spellEnd"/>
        <w:r w:rsidRPr="004C1DC3">
          <w:rPr>
            <w:rStyle w:val="Hyperlink"/>
            <w:rFonts w:ascii="Times New Roman" w:hAnsi="Times New Roman" w:cs="Times New Roman"/>
          </w:rPr>
          <w:t xml:space="preserve"> [2026]</w:t>
        </w:r>
      </w:hyperlink>
      <w:r w:rsidRPr="004C1DC3">
        <w:rPr>
          <w:rFonts w:ascii="Times New Roman" w:hAnsi="Times New Roman" w:cs="Times New Roman"/>
        </w:rPr>
        <w:t xml:space="preserve"> </w:t>
      </w:r>
    </w:p>
    <w:p w14:paraId="74D5F19A" w14:textId="6B913C62" w:rsidR="004C1DC3" w:rsidRPr="004C1DC3" w:rsidRDefault="004C1DC3" w:rsidP="004C1DC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0" w:tooltip="Git and GitHub for Beginners - Crash Course" w:history="1">
        <w:proofErr w:type="spellStart"/>
        <w:r w:rsidRPr="004C1DC3">
          <w:rPr>
            <w:rStyle w:val="Hyperlink"/>
            <w:rFonts w:ascii="Times New Roman" w:hAnsi="Times New Roman" w:cs="Times New Roman"/>
            <w:sz w:val="24"/>
            <w:szCs w:val="24"/>
          </w:rPr>
          <w:t>Git</w:t>
        </w:r>
        <w:proofErr w:type="spellEnd"/>
        <w:r w:rsidRPr="004C1DC3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4C1DC3">
          <w:rPr>
            <w:rStyle w:val="Hyperlink"/>
            <w:rFonts w:ascii="Times New Roman" w:hAnsi="Times New Roman" w:cs="Times New Roman"/>
            <w:sz w:val="24"/>
            <w:szCs w:val="24"/>
          </w:rPr>
          <w:t>and</w:t>
        </w:r>
        <w:proofErr w:type="spellEnd"/>
        <w:r w:rsidRPr="004C1DC3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4C1DC3">
          <w:rPr>
            <w:rStyle w:val="Hyperlink"/>
            <w:rFonts w:ascii="Times New Roman" w:hAnsi="Times New Roman" w:cs="Times New Roman"/>
            <w:sz w:val="24"/>
            <w:szCs w:val="24"/>
          </w:rPr>
          <w:t>GitHub</w:t>
        </w:r>
        <w:proofErr w:type="spellEnd"/>
        <w:r w:rsidRPr="004C1DC3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4C1DC3">
          <w:rPr>
            <w:rStyle w:val="Hyperlink"/>
            <w:rFonts w:ascii="Times New Roman" w:hAnsi="Times New Roman" w:cs="Times New Roman"/>
            <w:sz w:val="24"/>
            <w:szCs w:val="24"/>
          </w:rPr>
          <w:t>for</w:t>
        </w:r>
        <w:proofErr w:type="spellEnd"/>
        <w:r w:rsidRPr="004C1DC3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4C1DC3">
          <w:rPr>
            <w:rStyle w:val="Hyperlink"/>
            <w:rFonts w:ascii="Times New Roman" w:hAnsi="Times New Roman" w:cs="Times New Roman"/>
            <w:sz w:val="24"/>
            <w:szCs w:val="24"/>
          </w:rPr>
          <w:t>Beginners</w:t>
        </w:r>
        <w:proofErr w:type="spellEnd"/>
        <w:r w:rsidRPr="004C1DC3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- </w:t>
        </w:r>
        <w:proofErr w:type="spellStart"/>
        <w:r w:rsidRPr="004C1DC3">
          <w:rPr>
            <w:rStyle w:val="Hyperlink"/>
            <w:rFonts w:ascii="Times New Roman" w:hAnsi="Times New Roman" w:cs="Times New Roman"/>
            <w:sz w:val="24"/>
            <w:szCs w:val="24"/>
          </w:rPr>
          <w:t>Crash</w:t>
        </w:r>
        <w:proofErr w:type="spellEnd"/>
        <w:r w:rsidRPr="004C1DC3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4C1DC3">
          <w:rPr>
            <w:rStyle w:val="Hyperlink"/>
            <w:rFonts w:ascii="Times New Roman" w:hAnsi="Times New Roman" w:cs="Times New Roman"/>
            <w:sz w:val="24"/>
            <w:szCs w:val="24"/>
          </w:rPr>
          <w:t>Course</w:t>
        </w:r>
        <w:proofErr w:type="spellEnd"/>
      </w:hyperlink>
    </w:p>
    <w:p w14:paraId="57FC13BE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C8E50F0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C3FD1F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вивчила базові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команди</w:t>
      </w:r>
    </w:p>
    <w:p w14:paraId="4BD28AB8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зареєстровано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67208371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навчилася створювати репозиторії,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бренчі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додавати,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комітити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пушити зміни, робити пул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реквест</w:t>
      </w:r>
      <w:proofErr w:type="spellEnd"/>
    </w:p>
    <w:p w14:paraId="655F74A5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1A0ABBAE" w14:textId="3867145E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192791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192791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8CEBE9B" w14:textId="0482466D" w:rsidR="002C4E02" w:rsidRPr="00192791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192791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192791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</w:p>
    <w:p w14:paraId="4E873A01" w14:textId="77777777" w:rsidR="00192791" w:rsidRDefault="00192791" w:rsidP="00192791">
      <w:pPr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14:paraId="1E730339" w14:textId="1258A26A" w:rsidR="002C4E0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F65BC2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3D4F5D0D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8B1902B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Лекції Пшеничного</w:t>
      </w:r>
    </w:p>
    <w:p w14:paraId="3EF4904C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algotester.com/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475082CF" w14:textId="0CF0C040" w:rsidR="002C4E02" w:rsidRDefault="00192791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proofErr w:type="spellStart"/>
        <w:r w:rsidRPr="0019279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Ютуб</w:t>
        </w:r>
        <w:proofErr w:type="spellEnd"/>
        <w:r w:rsidRPr="0019279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-канал </w:t>
        </w:r>
        <w:proofErr w:type="spellStart"/>
        <w:r w:rsidRPr="0019279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Algotester</w:t>
        </w:r>
        <w:proofErr w:type="spellEnd"/>
      </w:hyperlink>
    </w:p>
    <w:p w14:paraId="76B718CF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93FC6B1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зареєстровано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4EB65A21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виконано кілька завдань</w:t>
      </w:r>
    </w:p>
    <w:p w14:paraId="44AC780F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2786A9A6" w14:textId="1D151CC3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 w:rsidR="00192791"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192791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2702BE" w14:textId="0DFC9B6B" w:rsidR="002C4E02" w:rsidRPr="00192791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Звершення опрацювання теми: </w:t>
      </w:r>
      <w:r w:rsidR="00192791">
        <w:rPr>
          <w:rFonts w:ascii="Times New Roman" w:eastAsia="Times New Roman" w:hAnsi="Times New Roman" w:cs="Times New Roman"/>
          <w:sz w:val="24"/>
          <w:szCs w:val="24"/>
          <w:lang w:val="en-US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192791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67B3D6DC" w14:textId="77777777" w:rsidR="00192791" w:rsidRDefault="00192791" w:rsidP="00192791">
      <w:pPr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14:paraId="17A13121" w14:textId="6B8A1E2F" w:rsidR="002C4E0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F65BC2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1DE68D71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0CCE259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563C1"/>
          <w:sz w:val="24"/>
          <w:szCs w:val="24"/>
        </w:rPr>
        <w:t>trello.com</w:t>
      </w:r>
    </w:p>
    <w:p w14:paraId="3F142FF2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48038ED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46147FB0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створено список моїх завдань</w:t>
      </w:r>
    </w:p>
    <w:p w14:paraId="1B73677E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надала членам моєї команди можливість відслідковувати мій прогрес та вносити зміни</w:t>
      </w:r>
    </w:p>
    <w:p w14:paraId="35561D79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43B5767C" w14:textId="2DAD9B5B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192791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192791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238F507C" w14:textId="399EF025" w:rsidR="002C4E02" w:rsidRPr="00192791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192791">
        <w:rPr>
          <w:rFonts w:ascii="Times New Roman" w:eastAsia="Times New Roman" w:hAnsi="Times New Roman" w:cs="Times New Roman"/>
          <w:sz w:val="24"/>
          <w:szCs w:val="24"/>
          <w:lang w:val="en-US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192791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</w:p>
    <w:p w14:paraId="319536BA" w14:textId="77777777" w:rsidR="00192791" w:rsidRDefault="00192791" w:rsidP="00192791">
      <w:pPr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14:paraId="4C0F6BEE" w14:textId="350BFD5E" w:rsidR="002C4E0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F65BC2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</w:p>
    <w:p w14:paraId="06AC5CDC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68181D1" w14:textId="0239FC57" w:rsidR="00192791" w:rsidRPr="00192791" w:rsidRDefault="00192791" w:rsidP="00192791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proofErr w:type="spellStart"/>
        <w:r w:rsidRPr="00192791">
          <w:rPr>
            <w:rStyle w:val="Hyperlink"/>
            <w:rFonts w:ascii="Times New Roman" w:hAnsi="Times New Roman" w:cs="Times New Roman"/>
            <w:spacing w:val="-3"/>
          </w:rPr>
          <w:t>Essential</w:t>
        </w:r>
        <w:proofErr w:type="spellEnd"/>
        <w:r w:rsidRPr="00192791">
          <w:rPr>
            <w:rStyle w:val="Hyperlink"/>
            <w:rFonts w:ascii="Times New Roman" w:hAnsi="Times New Roman" w:cs="Times New Roman"/>
            <w:spacing w:val="-3"/>
          </w:rPr>
          <w:t xml:space="preserve"> Terminal </w:t>
        </w:r>
        <w:proofErr w:type="spellStart"/>
        <w:r w:rsidRPr="00192791">
          <w:rPr>
            <w:rStyle w:val="Hyperlink"/>
            <w:rFonts w:ascii="Times New Roman" w:hAnsi="Times New Roman" w:cs="Times New Roman"/>
            <w:spacing w:val="-3"/>
          </w:rPr>
          <w:t>Commands</w:t>
        </w:r>
        <w:proofErr w:type="spellEnd"/>
        <w:r w:rsidRPr="00192791">
          <w:rPr>
            <w:rStyle w:val="Hyperlink"/>
            <w:rFonts w:ascii="Times New Roman" w:hAnsi="Times New Roman" w:cs="Times New Roman"/>
            <w:spacing w:val="-3"/>
          </w:rPr>
          <w:t xml:space="preserve"> (</w:t>
        </w:r>
        <w:proofErr w:type="spellStart"/>
        <w:r w:rsidRPr="00192791">
          <w:rPr>
            <w:rStyle w:val="Hyperlink"/>
            <w:rFonts w:ascii="Times New Roman" w:hAnsi="Times New Roman" w:cs="Times New Roman"/>
            <w:spacing w:val="-3"/>
          </w:rPr>
          <w:t>macOS</w:t>
        </w:r>
        <w:proofErr w:type="spellEnd"/>
        <w:r w:rsidRPr="00192791">
          <w:rPr>
            <w:rStyle w:val="Hyperlink"/>
            <w:rFonts w:ascii="Times New Roman" w:hAnsi="Times New Roman" w:cs="Times New Roman"/>
            <w:spacing w:val="-3"/>
          </w:rPr>
          <w:t xml:space="preserve"> + </w:t>
        </w:r>
        <w:proofErr w:type="spellStart"/>
        <w:r w:rsidRPr="00192791">
          <w:rPr>
            <w:rStyle w:val="Hyperlink"/>
            <w:rFonts w:ascii="Times New Roman" w:hAnsi="Times New Roman" w:cs="Times New Roman"/>
            <w:spacing w:val="-3"/>
          </w:rPr>
          <w:t>Linux</w:t>
        </w:r>
        <w:proofErr w:type="spellEnd"/>
        <w:r w:rsidRPr="00192791">
          <w:rPr>
            <w:rStyle w:val="Hyperlink"/>
            <w:rFonts w:ascii="Times New Roman" w:hAnsi="Times New Roman" w:cs="Times New Roman"/>
            <w:spacing w:val="-3"/>
          </w:rPr>
          <w:t>)</w:t>
        </w:r>
      </w:hyperlink>
    </w:p>
    <w:p w14:paraId="6449CABB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DF362AA" w14:textId="11A5EDC6" w:rsidR="002C4E02" w:rsidRPr="00192791" w:rsidRDefault="00192791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2791">
        <w:rPr>
          <w:rFonts w:ascii="Times New Roman" w:hAnsi="Times New Roman" w:cs="Times New Roman"/>
          <w:color w:val="000000"/>
          <w:sz w:val="24"/>
          <w:szCs w:val="24"/>
        </w:rPr>
        <w:t xml:space="preserve">ознайомилася з роботою терміналу в </w:t>
      </w:r>
      <w:proofErr w:type="spellStart"/>
      <w:r w:rsidRPr="00192791">
        <w:rPr>
          <w:rFonts w:ascii="Times New Roman" w:hAnsi="Times New Roman" w:cs="Times New Roman"/>
          <w:color w:val="000000"/>
          <w:sz w:val="24"/>
          <w:szCs w:val="24"/>
        </w:rPr>
        <w:t>macOS</w:t>
      </w:r>
      <w:proofErr w:type="spellEnd"/>
    </w:p>
    <w:p w14:paraId="7D1D01D3" w14:textId="77777777" w:rsidR="002C4E0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освоїла декілька базових команд</w:t>
      </w:r>
    </w:p>
    <w:p w14:paraId="5CDBF569" w14:textId="77777777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14:paraId="7D629D6D" w14:textId="5BB78FE5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192791">
        <w:rPr>
          <w:rFonts w:ascii="Times New Roman" w:eastAsia="Times New Roman" w:hAnsi="Times New Roman" w:cs="Times New Roman"/>
          <w:sz w:val="24"/>
          <w:szCs w:val="24"/>
          <w:lang w:val="uk-UA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92791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19279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B3E4819" w14:textId="0E8F941A" w:rsidR="002C4E0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192791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92791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19279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2F60B755" w14:textId="77777777" w:rsidR="002C4E02" w:rsidRDefault="002C4E0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65FFF6" w14:textId="77777777" w:rsidR="002C4E02" w:rsidRDefault="00000000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6019502A" w14:textId="77777777" w:rsidR="002C4E02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46254641" w14:textId="77777777" w:rsidR="002C4E02" w:rsidRDefault="002C4E0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051424" w14:textId="77777777" w:rsidR="002C4E02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Draw.io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</w:p>
    <w:p w14:paraId="20E26B78" w14:textId="77777777" w:rsidR="002C4E02" w:rsidRDefault="00000000">
      <w:pPr>
        <w:numPr>
          <w:ilvl w:val="0"/>
          <w:numId w:val="12"/>
        </w:numPr>
        <w:spacing w:line="259" w:lineRule="auto"/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Навчитись створювати блок схеми в </w:t>
      </w:r>
      <w:hyperlink r:id="rId23">
        <w:r w:rsidR="002C4E02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і працювати з Word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</w:t>
      </w:r>
      <w:proofErr w:type="spellEnd"/>
    </w:p>
    <w:p w14:paraId="29418B86" w14:textId="77777777" w:rsidR="002C4E02" w:rsidRDefault="002C4E0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925E9B" w14:textId="77777777" w:rsidR="002C4E02" w:rsidRPr="00E01D6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Trellо</w:t>
      </w:r>
      <w:proofErr w:type="spellEnd"/>
    </w:p>
    <w:p w14:paraId="544452B9" w14:textId="77777777" w:rsidR="002C4E02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акаунт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Створити дошку для команди та додати свої завдання на дошку. Відслідковувати свій прогрес та прогрес команди.</w:t>
      </w:r>
    </w:p>
    <w:p w14:paraId="5C266B0E" w14:textId="77777777" w:rsidR="002C4E02" w:rsidRDefault="002C4E0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E5EED9" w14:textId="77777777" w:rsidR="002C4E02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</w:p>
    <w:p w14:paraId="3808D0DA" w14:textId="2453509C" w:rsidR="002C4E02" w:rsidRPr="00F65BC2" w:rsidRDefault="00000000" w:rsidP="00F65BC2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5BC2">
        <w:rPr>
          <w:rFonts w:ascii="Times New Roman" w:eastAsia="Times New Roman" w:hAnsi="Times New Roman" w:cs="Times New Roman"/>
          <w:sz w:val="24"/>
          <w:szCs w:val="24"/>
        </w:rPr>
        <w:t>Налаштувати MSYS консоль на Windows системі. Навчитись користуватись базовими консольними командами.</w:t>
      </w:r>
    </w:p>
    <w:p w14:paraId="0665FD21" w14:textId="77777777" w:rsidR="00F65BC2" w:rsidRDefault="00F65BC2" w:rsidP="00F65BC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9424B37" w14:textId="11AC83DD" w:rsidR="00F65BC2" w:rsidRPr="00F65BC2" w:rsidRDefault="00F65BC2" w:rsidP="00F65BC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65B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proofErr w:type="spellStart"/>
      <w:r w:rsidRPr="00F65BC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F65B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65BC2"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 w:rsidRPr="00F65B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5BC2"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 w:rsidRPr="00F65B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5BC2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543A8F3B" w14:textId="142D840A" w:rsidR="00F65BC2" w:rsidRPr="00812868" w:rsidRDefault="00F65BC2" w:rsidP="00812868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5BC2">
        <w:rPr>
          <w:rFonts w:ascii="Times New Roman" w:hAnsi="Times New Roman" w:cs="Times New Roman"/>
          <w:color w:val="000000"/>
          <w:sz w:val="24"/>
          <w:szCs w:val="24"/>
        </w:rPr>
        <w:t xml:space="preserve">Встановити та налаштувати </w:t>
      </w:r>
      <w:proofErr w:type="spellStart"/>
      <w:r w:rsidRPr="00F65BC2">
        <w:rPr>
          <w:rFonts w:ascii="Times New Roman" w:hAnsi="Times New Roman" w:cs="Times New Roman"/>
          <w:color w:val="000000"/>
          <w:sz w:val="24"/>
          <w:szCs w:val="24"/>
        </w:rPr>
        <w:t>Visual</w:t>
      </w:r>
      <w:proofErr w:type="spellEnd"/>
      <w:r w:rsidRPr="00F65BC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5BC2">
        <w:rPr>
          <w:rFonts w:ascii="Times New Roman" w:hAnsi="Times New Roman" w:cs="Times New Roman"/>
          <w:color w:val="000000"/>
          <w:sz w:val="24"/>
          <w:szCs w:val="24"/>
        </w:rPr>
        <w:t>Studio</w:t>
      </w:r>
      <w:proofErr w:type="spellEnd"/>
      <w:r w:rsidRPr="00F65BC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5BC2">
        <w:rPr>
          <w:rFonts w:ascii="Times New Roman" w:hAnsi="Times New Roman" w:cs="Times New Roman"/>
          <w:color w:val="000000"/>
          <w:sz w:val="24"/>
          <w:szCs w:val="24"/>
        </w:rPr>
        <w:t>Code</w:t>
      </w:r>
      <w:proofErr w:type="spellEnd"/>
      <w:r w:rsidRPr="00F65BC2">
        <w:rPr>
          <w:rFonts w:ascii="Times New Roman" w:hAnsi="Times New Roman" w:cs="Times New Roman"/>
          <w:color w:val="000000"/>
          <w:sz w:val="24"/>
          <w:szCs w:val="24"/>
        </w:rPr>
        <w:t xml:space="preserve"> для розробки програм мовою C++.</w:t>
      </w:r>
    </w:p>
    <w:p w14:paraId="381F6ADD" w14:textId="77777777" w:rsidR="00F65BC2" w:rsidRDefault="00F65BC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A136B7F" w14:textId="312F374B" w:rsidR="002C4E02" w:rsidRPr="0081286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65B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</w:p>
    <w:p w14:paraId="060FC89F" w14:textId="7B6912E8" w:rsidR="002C4E02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Налаштувати розширення для мови C/C++. Налаштувати конфігураційні файли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tests.json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launch.json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Запустити свою першу програму. Навчитись запускати та користуватись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дебаггером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903B4E" w14:textId="77777777" w:rsidR="002C4E02" w:rsidRDefault="002C4E0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2B4071" w14:textId="77777777" w:rsidR="002C4E02" w:rsidRDefault="002C4E0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53DCE9" w14:textId="77777777" w:rsidR="002C4E02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144E906B" w14:textId="77777777" w:rsidR="002C4E02" w:rsidRPr="00812868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аккаунт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Приєднати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Навчитись створювати репозиторії,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пулреквести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пушати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код.</w:t>
      </w:r>
    </w:p>
    <w:p w14:paraId="2D1A5431" w14:textId="77777777" w:rsidR="00812868" w:rsidRDefault="00812868" w:rsidP="00812868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D42762" w14:textId="6320EF14" w:rsidR="00812868" w:rsidRDefault="00812868" w:rsidP="0081286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20F7D7A9" w14:textId="77777777" w:rsidR="00812868" w:rsidRDefault="00812868" w:rsidP="0081286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комп’ютері. Вивчити базові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команди та навчитись ними користуватись.</w:t>
      </w:r>
    </w:p>
    <w:p w14:paraId="25070E12" w14:textId="77777777" w:rsidR="002C4E02" w:rsidRPr="00812868" w:rsidRDefault="002C4E02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B3A108" w14:textId="415FCD95" w:rsidR="002C4E02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128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</w:p>
    <w:p w14:paraId="7835773C" w14:textId="77777777" w:rsidR="002C4E02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аккаунт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Приєднатись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контесту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2C3601" w14:textId="77777777" w:rsidR="002C4E02" w:rsidRDefault="002C4E0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208BEB" w14:textId="31D38E3F" w:rsidR="002C4E02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128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Teammate</w:t>
      </w:r>
      <w:proofErr w:type="spellEnd"/>
    </w:p>
    <w:p w14:paraId="50A4A21E" w14:textId="77777777" w:rsidR="002C4E02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свій репозиторій. Створити спільний репозиторій з командою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пушнути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код.</w:t>
      </w:r>
    </w:p>
    <w:p w14:paraId="6AB79010" w14:textId="77777777" w:rsidR="002C4E02" w:rsidRPr="00812868" w:rsidRDefault="002C4E0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1EB4AB" w14:textId="17B211EE" w:rsidR="002C4E02" w:rsidRPr="0081286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№10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задача про </w:t>
      </w:r>
      <w:r w:rsidR="008128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автономність портативної зарядної станції</w:t>
      </w:r>
    </w:p>
    <w:p w14:paraId="7805CB73" w14:textId="147D0C23" w:rsidR="002C4E02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Деталі завдання: </w:t>
      </w:r>
      <w:r w:rsidR="00812868" w:rsidRPr="00812868">
        <w:rPr>
          <w:rFonts w:ascii="Times New Roman" w:hAnsi="Times New Roman" w:cs="Times New Roman"/>
          <w:color w:val="000000"/>
          <w:sz w:val="24"/>
          <w:szCs w:val="24"/>
        </w:rPr>
        <w:t>Обчислити, скільки часу портативна зарядна станція зможе живити прилад, враховуючи її паспортну ємність, вік, поточний рівень заряду та ККД інвертора. Програма повинна врахувати втрату ємності акумулятора з роками та втрати енергії під час роботи інвертора.</w:t>
      </w:r>
    </w:p>
    <w:p w14:paraId="115AF7FC" w14:textId="6F8C7A99" w:rsidR="002C4E02" w:rsidRDefault="00000000" w:rsidP="00812868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Вимоги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12868" w:rsidRPr="00812868">
        <w:rPr>
          <w:rFonts w:ascii="Times New Roman" w:hAnsi="Times New Roman" w:cs="Times New Roman"/>
          <w:color w:val="000000"/>
          <w:sz w:val="24"/>
          <w:szCs w:val="24"/>
        </w:rPr>
        <w:t xml:space="preserve">Використати функції </w:t>
      </w:r>
      <w:proofErr w:type="spellStart"/>
      <w:r w:rsidR="00812868" w:rsidRPr="00812868">
        <w:rPr>
          <w:rFonts w:ascii="Times New Roman" w:hAnsi="Times New Roman" w:cs="Times New Roman"/>
          <w:i/>
          <w:iCs/>
          <w:color w:val="000000"/>
          <w:sz w:val="24"/>
          <w:szCs w:val="24"/>
        </w:rPr>
        <w:t>cin</w:t>
      </w:r>
      <w:proofErr w:type="spellEnd"/>
      <w:r w:rsidR="00812868" w:rsidRPr="00812868">
        <w:rPr>
          <w:rFonts w:ascii="Times New Roman" w:hAnsi="Times New Roman" w:cs="Times New Roman"/>
          <w:color w:val="000000"/>
          <w:sz w:val="24"/>
          <w:szCs w:val="24"/>
        </w:rPr>
        <w:t xml:space="preserve"> та</w:t>
      </w:r>
      <w:r w:rsidR="00812868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="00812868" w:rsidRPr="00812868">
        <w:rPr>
          <w:rFonts w:ascii="Times New Roman" w:hAnsi="Times New Roman" w:cs="Times New Roman"/>
          <w:i/>
          <w:iCs/>
          <w:color w:val="000000"/>
          <w:sz w:val="24"/>
          <w:szCs w:val="24"/>
        </w:rPr>
        <w:t>cout</w:t>
      </w:r>
      <w:proofErr w:type="spellEnd"/>
      <w:r w:rsidR="00812868" w:rsidRPr="00812868">
        <w:rPr>
          <w:rFonts w:ascii="Times New Roman" w:hAnsi="Times New Roman" w:cs="Times New Roman"/>
          <w:color w:val="000000"/>
          <w:sz w:val="24"/>
          <w:szCs w:val="24"/>
        </w:rPr>
        <w:t xml:space="preserve"> для зчитування та форматування вводу/виводу; перевіряти введені користувачем значення на допустимість; в кінці програма має вивести модель станції, паспортну та фактичну ємність, рівень заряду, ККД інвертора, запас енергії, корисну енергію, втрати та час роботи у годинах і хвилинах. Код має містити коментарі до основних кроків обчислення та констант.</w:t>
      </w:r>
    </w:p>
    <w:p w14:paraId="69E8461A" w14:textId="77777777" w:rsidR="002C4E02" w:rsidRDefault="002C4E0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D63F32" w14:textId="77777777" w:rsidR="002C4E02" w:rsidRDefault="002C4E02">
      <w:pPr>
        <w:spacing w:after="200"/>
        <w:jc w:val="both"/>
        <w:rPr>
          <w:rFonts w:ascii="Times New Roman" w:eastAsia="Times New Roman" w:hAnsi="Times New Roman" w:cs="Times New Roman"/>
        </w:rPr>
      </w:pPr>
    </w:p>
    <w:p w14:paraId="4C431C48" w14:textId="77777777" w:rsidR="002C4E02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45A0DC0F" w14:textId="05181069" w:rsidR="002C4E02" w:rsidRPr="0081286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№10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="00812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задача про </w:t>
      </w:r>
      <w:r w:rsidR="008128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автономність портативної зарядної станції</w:t>
      </w:r>
    </w:p>
    <w:p w14:paraId="4727067D" w14:textId="77777777" w:rsidR="002C4E02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Блок-схема </w:t>
      </w:r>
    </w:p>
    <w:p w14:paraId="3F30B77C" w14:textId="79214AAA" w:rsidR="002C4E02" w:rsidRPr="00AA3AE9" w:rsidRDefault="00BD0DB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77A417" wp14:editId="000DB8D0">
            <wp:extent cx="3870251" cy="5305360"/>
            <wp:effectExtent l="0" t="0" r="3810" b="3810"/>
            <wp:docPr id="89227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71964" name="Picture 89227196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064" cy="534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461B" w14:textId="3D433B68" w:rsidR="00812868" w:rsidRPr="00812868" w:rsidRDefault="00000000" w:rsidP="00BD0DB5">
      <w:pPr>
        <w:jc w:val="center"/>
        <w:rPr>
          <w:rFonts w:ascii="Times New Roman" w:eastAsia="Times New Roman" w:hAnsi="Times New Roman" w:cs="Times New Roman"/>
          <w:b/>
          <w:bCs/>
          <w:color w:val="8DB3E2" w:themeColor="text2" w:themeTint="66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</w:t>
      </w:r>
      <w:r w:rsidR="00BD0DB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автономність портативної зарядної станції</w:t>
      </w:r>
    </w:p>
    <w:p w14:paraId="4AFBF43A" w14:textId="571D55BF" w:rsidR="002C4E02" w:rsidRDefault="002C4E02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14:paraId="3ED5294A" w14:textId="77777777" w:rsidR="002C4E02" w:rsidRDefault="002C4E0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9DDC05" w14:textId="6E647E20" w:rsidR="002C4E02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2</w:t>
      </w:r>
      <w:r w:rsidR="00EC1F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 </w:t>
      </w:r>
      <w:r>
        <w:rPr>
          <w:rFonts w:ascii="Times New Roman" w:eastAsia="Times New Roman" w:hAnsi="Times New Roman" w:cs="Times New Roman"/>
          <w:sz w:val="24"/>
          <w:szCs w:val="24"/>
        </w:rPr>
        <w:t>хв</w:t>
      </w:r>
    </w:p>
    <w:p w14:paraId="4D0E6104" w14:textId="460BBDA3" w:rsidR="002C4E02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 w:rsidR="00BD0DB5"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виконати перевірку вводу</w:t>
      </w:r>
    </w:p>
    <w:p w14:paraId="3BACAEF2" w14:textId="77777777" w:rsidR="002C4E02" w:rsidRDefault="002C4E0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C0413E" w14:textId="77777777" w:rsidR="002C4E02" w:rsidRDefault="002C4E0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93E4BA" w14:textId="77777777" w:rsidR="002C4E02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00BAA16B" w14:textId="77777777" w:rsidR="002C4E02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Draw.io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</w:p>
    <w:p w14:paraId="12CF444A" w14:textId="77777777" w:rsidR="002C4E02" w:rsidRDefault="002C4E0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7B8A20" w14:textId="77777777" w:rsidR="002C4E02" w:rsidRDefault="00000000">
      <w:pPr>
        <w:numPr>
          <w:ilvl w:val="0"/>
          <w:numId w:val="5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Встановила Draw.io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мій локальний комп’ютер. Навчилася створювати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блоксхеми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6EB84C" w14:textId="2CC90892" w:rsidR="002C4E02" w:rsidRDefault="00BD0DB5">
      <w:pPr>
        <w:jc w:val="center"/>
      </w:pPr>
      <w:r>
        <w:rPr>
          <w:noProof/>
        </w:rPr>
        <w:lastRenderedPageBreak/>
        <w:drawing>
          <wp:inline distT="0" distB="0" distL="0" distR="0" wp14:anchorId="73A3E6EB" wp14:editId="28A9401F">
            <wp:extent cx="5733415" cy="3583305"/>
            <wp:effectExtent l="0" t="0" r="0" b="0"/>
            <wp:docPr id="271751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51982" name="Picture 27175198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DC17" w14:textId="77777777" w:rsidR="002C4E02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2. Створення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блоксхеми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 Draw.io</w:t>
      </w:r>
    </w:p>
    <w:p w14:paraId="72284173" w14:textId="77777777" w:rsidR="002C4E02" w:rsidRDefault="002C4E0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63BEE8" w14:textId="77777777" w:rsidR="002C4E02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Trellо</w:t>
      </w:r>
      <w:proofErr w:type="spellEnd"/>
    </w:p>
    <w:p w14:paraId="469F93F0" w14:textId="77777777" w:rsidR="002C4E02" w:rsidRDefault="00000000">
      <w:pPr>
        <w:numPr>
          <w:ilvl w:val="0"/>
          <w:numId w:val="10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борду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трелло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Надала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тімейтам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можливість переглядати та оцінювати мій прогрес. Створила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чеклісти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деяких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тасків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FB26DD" w14:textId="245F92EF" w:rsidR="002C4E02" w:rsidRPr="003902D9" w:rsidRDefault="003902D9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194B1F8" wp14:editId="49D6329C">
            <wp:extent cx="5733415" cy="3583305"/>
            <wp:effectExtent l="0" t="0" r="0" b="0"/>
            <wp:docPr id="234647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47688" name="Picture 23464768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F3D5" w14:textId="77777777" w:rsidR="002C4E02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3. Створена дошка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Trello</w:t>
      </w:r>
      <w:proofErr w:type="spellEnd"/>
    </w:p>
    <w:p w14:paraId="60ACFC7B" w14:textId="77777777" w:rsidR="002C4E02" w:rsidRDefault="002C4E02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5EED2C" w14:textId="433EECE1" w:rsidR="002C4E02" w:rsidRDefault="003902D9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125E96" wp14:editId="6E478C17">
            <wp:extent cx="5733415" cy="3106420"/>
            <wp:effectExtent l="0" t="0" r="0" b="5080"/>
            <wp:docPr id="1008087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87802" name="Picture 100808780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9FCE" w14:textId="77777777" w:rsidR="002C4E02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4.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Чеклист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тасках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Trello</w:t>
      </w:r>
      <w:proofErr w:type="spellEnd"/>
    </w:p>
    <w:p w14:paraId="68A86E1C" w14:textId="77777777" w:rsidR="002C4E02" w:rsidRDefault="002C4E0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9524EE" w14:textId="77777777" w:rsidR="002C4E02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</w:p>
    <w:p w14:paraId="14B68280" w14:textId="77777777" w:rsidR="002C4E02" w:rsidRDefault="00000000">
      <w:pPr>
        <w:numPr>
          <w:ilvl w:val="0"/>
          <w:numId w:val="8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Попрактикувала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використання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лінукс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команд.</w:t>
      </w:r>
    </w:p>
    <w:p w14:paraId="38B91947" w14:textId="0447C318" w:rsidR="002C4E02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A3AE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741519" wp14:editId="292179BB">
            <wp:extent cx="4889500" cy="2273300"/>
            <wp:effectExtent l="0" t="0" r="0" b="0"/>
            <wp:docPr id="16261949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94925" name="Picture 16261949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9C26" w14:textId="77777777" w:rsidR="002C4E02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5. Виконання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лінукс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команд</w:t>
      </w:r>
    </w:p>
    <w:p w14:paraId="48723219" w14:textId="77777777" w:rsidR="002C4E02" w:rsidRDefault="002C4E02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67400A" w14:textId="77777777" w:rsidR="008D3956" w:rsidRDefault="008D3956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98645D6" w14:textId="297346B1" w:rsidR="008D3956" w:rsidRDefault="008D3956" w:rsidP="008D3956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F65BC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F65B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65BC2"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 w:rsidRPr="00F65B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5BC2"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 w:rsidRPr="00F65B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5BC2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1F6A806E" w14:textId="1D3033FC" w:rsidR="008D3956" w:rsidRPr="008D3956" w:rsidRDefault="008D3956" w:rsidP="008D3956">
      <w:pPr>
        <w:numPr>
          <w:ilvl w:val="0"/>
          <w:numId w:val="8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Встановила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Visual Studio Code</w:t>
      </w:r>
    </w:p>
    <w:p w14:paraId="1DD684E1" w14:textId="0AFBD345" w:rsidR="008D3956" w:rsidRDefault="008D3956" w:rsidP="008D395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9E4C445" wp14:editId="3FEFFAAD">
            <wp:extent cx="4102100" cy="1397000"/>
            <wp:effectExtent l="0" t="0" r="0" b="0"/>
            <wp:docPr id="1534900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00006" name="Picture 153490000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FF2E" w14:textId="73A6FB40" w:rsidR="008D3956" w:rsidRPr="008D3956" w:rsidRDefault="008D3956" w:rsidP="008D3956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EC1F1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6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Перевірка встановлення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Visual Studio Code</w:t>
      </w:r>
    </w:p>
    <w:p w14:paraId="5D0D1323" w14:textId="77777777" w:rsidR="008D3956" w:rsidRPr="008D3956" w:rsidRDefault="008D3956" w:rsidP="008D395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5BC33C1" w14:textId="424E82F4" w:rsidR="008D3956" w:rsidRPr="008D3956" w:rsidRDefault="008D3956" w:rsidP="008D3956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</w:p>
    <w:p w14:paraId="65109D52" w14:textId="24383620" w:rsidR="008D3956" w:rsidRPr="008D3956" w:rsidRDefault="008D3956" w:rsidP="008D3956">
      <w:pPr>
        <w:numPr>
          <w:ilvl w:val="0"/>
          <w:numId w:val="8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Встановила розширення для C/С++</w:t>
      </w:r>
    </w:p>
    <w:p w14:paraId="20D10AD2" w14:textId="3B09EFCB" w:rsidR="002C4E02" w:rsidRDefault="008D3956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411358" wp14:editId="2F68AAB2">
            <wp:extent cx="5733415" cy="3583305"/>
            <wp:effectExtent l="0" t="0" r="0" b="0"/>
            <wp:docPr id="1429218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18000" name="Picture 142921800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DE1A" w14:textId="26DF450C" w:rsidR="002C4E02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EC1F1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Встановлені розширення у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Visual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Studio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</w:p>
    <w:p w14:paraId="198D4DAF" w14:textId="77777777" w:rsidR="002C4E02" w:rsidRDefault="002C4E02">
      <w:pPr>
        <w:pStyle w:val="Heading2"/>
        <w:keepNext w:val="0"/>
        <w:keepLines w:val="0"/>
        <w:spacing w:before="40" w:after="0" w:line="196" w:lineRule="auto"/>
        <w:jc w:val="both"/>
        <w:rPr>
          <w:color w:val="2F5496"/>
          <w:sz w:val="26"/>
          <w:szCs w:val="26"/>
        </w:rPr>
      </w:pPr>
      <w:bookmarkStart w:id="2" w:name="_heading=h.c2k67t2k90gt" w:colFirst="0" w:colLast="0"/>
      <w:bookmarkEnd w:id="2"/>
    </w:p>
    <w:p w14:paraId="0EBA8792" w14:textId="77777777" w:rsidR="002C4E02" w:rsidRPr="00656104" w:rsidRDefault="002C4E0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4EF9BD8" w14:textId="77777777" w:rsidR="002C4E02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173A82F7" w14:textId="77777777" w:rsidR="002C4E02" w:rsidRDefault="00000000">
      <w:pPr>
        <w:numPr>
          <w:ilvl w:val="0"/>
          <w:numId w:val="11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Зареєструвалась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BEFADF" w14:textId="11D023FB" w:rsidR="002C4E02" w:rsidRDefault="007A2C32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BE4F5A" wp14:editId="6CCC1E1C">
            <wp:extent cx="5733415" cy="3193415"/>
            <wp:effectExtent l="0" t="0" r="0" b="0"/>
            <wp:docPr id="5240870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87087" name="Picture 52408708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1F3E" w14:textId="4524D967" w:rsidR="002C4E02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65610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8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Створений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GitHub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аккаунт</w:t>
      </w:r>
      <w:proofErr w:type="spellEnd"/>
    </w:p>
    <w:p w14:paraId="5F178D62" w14:textId="77777777" w:rsidR="007A2C32" w:rsidRPr="007A2C32" w:rsidRDefault="007A2C32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7EDA6C61" w14:textId="77777777" w:rsidR="002C4E02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ключ</w:t>
      </w:r>
    </w:p>
    <w:p w14:paraId="1C7CC3CB" w14:textId="2EA85FD3" w:rsidR="002C4E02" w:rsidRDefault="007A2C32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0334CE0" wp14:editId="0C70E6AA">
            <wp:extent cx="5733415" cy="1971040"/>
            <wp:effectExtent l="0" t="0" r="0" b="0"/>
            <wp:docPr id="1610486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86725" name="Picture 161048672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14A4" w14:textId="11244FAE" w:rsidR="002C4E02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65610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Створений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ssh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ключ</w:t>
      </w:r>
    </w:p>
    <w:p w14:paraId="42294D21" w14:textId="77777777" w:rsidR="00656104" w:rsidRDefault="00656104" w:rsidP="00656104">
      <w:pPr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72AF202A" w14:textId="77777777" w:rsidR="00656104" w:rsidRPr="00656104" w:rsidRDefault="00656104" w:rsidP="00656104">
      <w:pPr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4371CD7D" w14:textId="71F6FE42" w:rsidR="00656104" w:rsidRDefault="00656104" w:rsidP="006561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7FE51357" w14:textId="77777777" w:rsidR="00656104" w:rsidRPr="00656104" w:rsidRDefault="00656104" w:rsidP="00656104">
      <w:pPr>
        <w:numPr>
          <w:ilvl w:val="0"/>
          <w:numId w:val="16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приєднала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свого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На фото показана історія роботи з гітом.</w:t>
      </w:r>
    </w:p>
    <w:p w14:paraId="33258BA9" w14:textId="56FE9F6F" w:rsidR="00656104" w:rsidRDefault="00656104" w:rsidP="00656104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1373CFF" wp14:editId="3F2BA3AE">
            <wp:extent cx="5010150" cy="3900488"/>
            <wp:effectExtent l="0" t="0" r="0" b="0"/>
            <wp:docPr id="103786722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900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A84F77" w14:textId="6197D262" w:rsidR="00656104" w:rsidRDefault="00656104" w:rsidP="0065610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10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Історія виконаних команд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Git</w:t>
      </w:r>
      <w:proofErr w:type="spellEnd"/>
    </w:p>
    <w:p w14:paraId="30298C61" w14:textId="77777777" w:rsidR="00656104" w:rsidRPr="00656104" w:rsidRDefault="00656104" w:rsidP="00656104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D4C5DF" w14:textId="77777777" w:rsidR="002C4E02" w:rsidRDefault="002C4E02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B7E43E" w14:textId="6E6D6AD3" w:rsidR="002C4E0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561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05BBC50A" w14:textId="67C734AA" w:rsidR="002C4E02" w:rsidRDefault="00000000">
      <w:pPr>
        <w:numPr>
          <w:ilvl w:val="0"/>
          <w:numId w:val="7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Зареєструвалася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алготестері</w:t>
      </w:r>
      <w:proofErr w:type="spellEnd"/>
      <w:r w:rsidR="0065610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F82D20C" w14:textId="6EC1DADE" w:rsidR="002C4E02" w:rsidRDefault="007A2C32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F67534" wp14:editId="3207B589">
            <wp:extent cx="5733415" cy="1864995"/>
            <wp:effectExtent l="0" t="0" r="0" b="1905"/>
            <wp:docPr id="19466547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54763" name="Picture 194665476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DFCA" w14:textId="77777777" w:rsidR="002C4E02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11. Створений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Algotester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аккаунт</w:t>
      </w:r>
      <w:proofErr w:type="spellEnd"/>
    </w:p>
    <w:p w14:paraId="0A562286" w14:textId="77777777" w:rsidR="002C4E02" w:rsidRDefault="002C4E0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7735DD" w14:textId="05C2857E" w:rsidR="002C4E0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561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Teammate</w:t>
      </w:r>
      <w:proofErr w:type="spellEnd"/>
    </w:p>
    <w:p w14:paraId="695A2830" w14:textId="77777777" w:rsidR="002C4E02" w:rsidRDefault="00000000">
      <w:pPr>
        <w:numPr>
          <w:ilvl w:val="0"/>
          <w:numId w:val="15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Створила свій власний, приватний репозиторій</w:t>
      </w:r>
    </w:p>
    <w:p w14:paraId="0638308B" w14:textId="27FB3497" w:rsidR="005B09EE" w:rsidRPr="005B09EE" w:rsidRDefault="00000000" w:rsidP="005B09EE">
      <w:pPr>
        <w:spacing w:after="160" w:line="256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72ADBE9" wp14:editId="72435A60">
            <wp:extent cx="4386848" cy="2256472"/>
            <wp:effectExtent l="0" t="0" r="0" b="0"/>
            <wp:docPr id="2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6848" cy="22564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E8BB6" w14:textId="77777777" w:rsidR="002C4E02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12. Створений приватний репозиторій</w:t>
      </w:r>
    </w:p>
    <w:p w14:paraId="0D928B67" w14:textId="77777777" w:rsidR="002C4E02" w:rsidRDefault="002C4E02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9FAB06E" w14:textId="77777777" w:rsidR="002C4E02" w:rsidRPr="00AA3AE9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Код програм з посиланням на зовнішні ресурси:</w:t>
      </w:r>
    </w:p>
    <w:p w14:paraId="13D38029" w14:textId="77777777" w:rsidR="00656104" w:rsidRPr="00812868" w:rsidRDefault="00000000" w:rsidP="0065610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</w:rPr>
        <w:t xml:space="preserve">Завдання №10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656104" w:rsidRPr="00656104">
        <w:rPr>
          <w:rFonts w:ascii="Times New Roman" w:eastAsia="Times New Roman" w:hAnsi="Times New Roman" w:cs="Times New Roman"/>
          <w:sz w:val="24"/>
          <w:szCs w:val="24"/>
        </w:rPr>
        <w:t xml:space="preserve">задача про </w:t>
      </w:r>
      <w:r w:rsidR="00656104" w:rsidRPr="00656104">
        <w:rPr>
          <w:rFonts w:ascii="Times New Roman" w:eastAsia="Times New Roman" w:hAnsi="Times New Roman" w:cs="Times New Roman"/>
          <w:sz w:val="24"/>
          <w:szCs w:val="24"/>
          <w:lang w:val="uk-UA"/>
        </w:rPr>
        <w:t>автономність портативної зарядної станції</w:t>
      </w:r>
    </w:p>
    <w:p w14:paraId="314F46C6" w14:textId="33E86B7A" w:rsidR="002C4E02" w:rsidRDefault="002C4E02">
      <w:pPr>
        <w:spacing w:after="200"/>
        <w:jc w:val="both"/>
        <w:rPr>
          <w:rFonts w:ascii="Times New Roman" w:eastAsia="Times New Roman" w:hAnsi="Times New Roman" w:cs="Times New Roman"/>
        </w:rPr>
      </w:pPr>
    </w:p>
    <w:p w14:paraId="3687E712" w14:textId="77777777" w:rsidR="007A2C32" w:rsidRPr="007A2C32" w:rsidRDefault="00000000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>
        <w:rPr>
          <w:rFonts w:ascii="Times New Roman" w:eastAsia="Times New Roman" w:hAnsi="Times New Roman" w:cs="Times New Roman"/>
          <w:color w:val="D4D4D4"/>
          <w:sz w:val="14"/>
          <w:szCs w:val="14"/>
        </w:rPr>
        <w:t xml:space="preserve"> </w:t>
      </w:r>
      <w:r w:rsidR="007A2C32" w:rsidRPr="007A2C32">
        <w:rPr>
          <w:rFonts w:ascii="Menlo" w:eastAsia="Times New Roman" w:hAnsi="Menlo" w:cs="Menlo"/>
          <w:color w:val="8B949E"/>
          <w:sz w:val="18"/>
          <w:szCs w:val="18"/>
          <w:lang w:val="en-UA"/>
        </w:rPr>
        <w:t>/*</w:t>
      </w:r>
    </w:p>
    <w:p w14:paraId="16B87A4E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Задача: Розрахунок автономності портативної зарядної станції</w:t>
      </w:r>
    </w:p>
    <w:p w14:paraId="3E38B0DE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Автор: Ільницька Софія</w:t>
      </w:r>
    </w:p>
    <w:p w14:paraId="1FE606C6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Група: ШІ-14</w:t>
      </w:r>
    </w:p>
    <w:p w14:paraId="569E9067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8B949E"/>
          <w:sz w:val="18"/>
          <w:szCs w:val="18"/>
          <w:lang w:val="en-UA"/>
        </w:rPr>
        <w:t>*/</w:t>
      </w:r>
    </w:p>
    <w:p w14:paraId="1C169B48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2A4FE72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7A2C32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&lt;iostream&gt;</w:t>
      </w:r>
    </w:p>
    <w:p w14:paraId="5663C6BE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7A2C32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&lt;string&gt;</w:t>
      </w:r>
    </w:p>
    <w:p w14:paraId="4CCC3F5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7A2C32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&lt;cmath&gt;</w:t>
      </w:r>
    </w:p>
    <w:p w14:paraId="52A7B28B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7A2C32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&lt;iomanip&gt;</w:t>
      </w:r>
      <w:r w:rsidRPr="007A2C32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8B949E"/>
          <w:sz w:val="18"/>
          <w:szCs w:val="18"/>
          <w:lang w:val="en-UA"/>
        </w:rPr>
        <w:t>// для std::setprecision (форматування виводу чисел з плаваючою комою)</w:t>
      </w:r>
    </w:p>
    <w:p w14:paraId="06795D95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907E3D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main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() {</w:t>
      </w:r>
    </w:p>
    <w:p w14:paraId="3EBD5ABE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BATTERY_DEGRADATION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0.02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  <w:r w:rsidRPr="007A2C32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// 2% деградація батареї на рік</w:t>
      </w:r>
    </w:p>
    <w:p w14:paraId="014F138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string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station_model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1ADCA9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rated_capacity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0.0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134299F8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station_age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D196F1F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charge_level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3C8E2A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inverter_efficiency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0.0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CAC448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device_power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0.0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7CE1F20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198CE2E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"Модель станції: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</w:p>
    <w:p w14:paraId="4CEA387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getline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station_model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);</w:t>
      </w:r>
      <w:r w:rsidRPr="007A2C32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//зчитує назву моделі разом із можливими пробілами</w:t>
      </w:r>
    </w:p>
    <w:p w14:paraId="50855166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station_model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.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length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()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31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station_model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.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find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' '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!=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string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npos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25908EE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"Помилка: Модель станції не може перевищувати 31 символ і не може містити пробіл."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35C7B78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9D9381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2D49E070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"Паспортна ємність (Вт*год):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633FBD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lastRenderedPageBreak/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rated_capacity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1351F23A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rated_capacity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&lt;=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49C6639A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"Помилка: Паспортна ємність повинна бути додатнім числом."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5AE7DE30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0C43D013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20922D50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"Вік станції (років):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2E129AF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station_age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308ED53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station_age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station_age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20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78855F51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"Помилка: Вік станції повинен бути в діапазоні від 0 до 20."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2FA6A24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26AC87B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43E0207F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"Рівень заряду (%):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84B82E1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charge_level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3E8A3F0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charge_level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charge_level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100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1EE622DA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"Помилка: Рівень заряду повинен бути в діапазоні від 0 до 100."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7DD3D7EA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30F1A3A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356E0467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"ККД інвертора (%):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8ABBB62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inverter_efficiency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F4081E2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inverter_efficiency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&lt;=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inverter_efficiency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100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78C3886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"Помилка: ККД інвертора повинен бути в діапазоні від 0 до 100."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0055A8D3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713A576E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6638FA51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"Потужність приладу (Вт):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2E7D81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device_power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35A661E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device_power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&lt;=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3E0C4C5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::cout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"Помилка: Потужність приладу повинна бути додатнім числом."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78DA5FDA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6C9C26C1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3D879DFE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16C4F810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 // Обчислюємо фактичну ємність акумулятора після врахування деградації за весь період експлуатації</w:t>
      </w:r>
    </w:p>
    <w:p w14:paraId="1D6D28A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efficient_capacity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rated_capacity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569CD6"/>
          <w:sz w:val="18"/>
          <w:szCs w:val="18"/>
          <w:lang w:val="en-UA"/>
        </w:rPr>
        <w:t>*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pow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BATTERY_DEGRADATION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station_age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);</w:t>
      </w:r>
    </w:p>
    <w:p w14:paraId="7FBE246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Обчислюємо кількість енергії, яка фактично зберігається в акумуляторі відповідно до рівня заряду</w:t>
      </w:r>
    </w:p>
    <w:p w14:paraId="3C88508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energy_stored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efficient_capacity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charge_level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100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486FABA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Обчислюємо корисну енергію після втрат під час роботи інвертора</w:t>
      </w:r>
    </w:p>
    <w:p w14:paraId="594D92A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energy_useful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energy_stored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inverter_efficiency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100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1000E046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Обчислюємо кількість енергії, яка втрачається під час перетворення інвертором</w:t>
      </w:r>
    </w:p>
    <w:p w14:paraId="0CA8A6B7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energy_loss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energy_stored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energy_useful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D106052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Обчислюємо орієнтовний час роботи приладу від доступної корисної енергії</w:t>
      </w:r>
    </w:p>
    <w:p w14:paraId="384BF937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working_time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energy_useful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device_power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5A47B23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// Відокремлюємо повні години від загального часу роботи</w:t>
      </w:r>
    </w:p>
    <w:p w14:paraId="2214C47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hours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569CD6"/>
          <w:sz w:val="18"/>
          <w:szCs w:val="18"/>
          <w:lang w:val="en-UA"/>
        </w:rPr>
        <w:t>static_cast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7A2C32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floor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working_time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));</w:t>
      </w:r>
    </w:p>
    <w:p w14:paraId="11C28990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8B949E"/>
          <w:sz w:val="18"/>
          <w:szCs w:val="18"/>
          <w:lang w:val="en-UA"/>
        </w:rPr>
        <w:lastRenderedPageBreak/>
        <w:t xml:space="preserve">    // Перетворюємо дробову частину часу роботи на повні хвилини</w:t>
      </w:r>
    </w:p>
    <w:p w14:paraId="6F241BD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minutes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569CD6"/>
          <w:sz w:val="18"/>
          <w:szCs w:val="18"/>
          <w:lang w:val="en-UA"/>
        </w:rPr>
        <w:t>static_cast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7A2C32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floor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((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working_time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hours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7A2C32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60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));</w:t>
      </w:r>
    </w:p>
    <w:p w14:paraId="574D390F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</w:p>
    <w:p w14:paraId="4892DD93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54B242C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"Модель: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station_model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6EB788AB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"Паспортна ємність: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fixed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setprecision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rated_capacity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 Вт*год"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1202FC6A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"Вік станції: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station_age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 р."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179A1E64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"Фактична ємність: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fixed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setprecision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efficient_capacity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 Вт*год"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E8C986E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"Рівень заряду: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charge_level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"%"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2C06CFB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"ККД інвертора: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fixed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setprecision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2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inverter_efficiency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"%"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6B21BBC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"Запас енергії: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fixed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setprecision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energy_stored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 Вт*год"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82E0FB9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"Корисна енергія: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fixed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setprecision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energy_useful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 Вт*год"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6A1DEFDD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"Втрати на перетворенні: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fixed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setprecision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energy_loss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 Вт*год"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82BBC86" w14:textId="3E9EB9D2" w:rsidR="005B09EE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"Час роботи: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hours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 год 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setfill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'0'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setw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2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C9D1D9"/>
          <w:sz w:val="18"/>
          <w:szCs w:val="18"/>
          <w:lang w:val="en-UA"/>
        </w:rPr>
        <w:t>minutes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A5D6FF"/>
          <w:sz w:val="18"/>
          <w:szCs w:val="18"/>
          <w:lang w:val="en-UA"/>
        </w:rPr>
        <w:t>" хв"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7A2C32">
        <w:rPr>
          <w:rFonts w:ascii="Menlo" w:eastAsia="Times New Roman" w:hAnsi="Menlo" w:cs="Menlo"/>
          <w:color w:val="D2A8FF"/>
          <w:sz w:val="18"/>
          <w:szCs w:val="18"/>
          <w:lang w:val="en-UA"/>
        </w:rPr>
        <w:t>endl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05A99D6" w14:textId="77777777" w:rsidR="00AA3AE9" w:rsidRPr="007A2C32" w:rsidRDefault="00AA3AE9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1923FDD1" w14:textId="77777777" w:rsidR="007A2C3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7A2C32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7A2C32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160DB79E" w14:textId="134BA444" w:rsidR="002C4E02" w:rsidRPr="007A2C32" w:rsidRDefault="007A2C32" w:rsidP="007A2C32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7A2C32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45032A3B" w14:textId="77777777" w:rsidR="005B09EE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749D429" w14:textId="40EC5199" w:rsidR="002C4E02" w:rsidRDefault="00000000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#1. Код до задачі про </w:t>
      </w:r>
      <w:r w:rsidR="0065610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автономність портативної зарядної станції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/ Рис 13. Код до задачі </w:t>
      </w:r>
      <w:r w:rsidR="0065610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про </w:t>
      </w:r>
      <w:r w:rsidR="0065610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автономність портативної зарядної станції</w:t>
      </w:r>
    </w:p>
    <w:p w14:paraId="565CDF5E" w14:textId="77777777" w:rsidR="002C4E02" w:rsidRDefault="00000000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36">
        <w:r w:rsidR="002C4E02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43F1F503" w14:textId="77777777" w:rsidR="002C4E02" w:rsidRDefault="002C4E0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37" w:anchor="diff-1d4b57c81ae3039d5319ce21ade4e5190aa17995630632943842f8a5ad4e9e68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https://github.com/artificial-intelligence-department/ai_programming_playground_2025/pull/8/files#diff-1d4b57c81ae3039d5319ce21ade4e5190aa17995630632943842f8a5ad4e9e68</w:t>
        </w:r>
      </w:hyperlink>
      <w:r w:rsidR="000000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4514217" w14:textId="77777777" w:rsidR="002C4E02" w:rsidRDefault="002C4E02"/>
    <w:p w14:paraId="04EC6C16" w14:textId="06BCBACE" w:rsidR="002C4E02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656104" w:rsidRPr="00656104">
        <w:rPr>
          <w:rFonts w:ascii="Times New Roman" w:eastAsia="Times New Roman" w:hAnsi="Times New Roman" w:cs="Times New Roman"/>
          <w:sz w:val="24"/>
          <w:szCs w:val="24"/>
        </w:rPr>
        <w:t xml:space="preserve">задача про </w:t>
      </w:r>
      <w:r w:rsidR="00656104" w:rsidRPr="00656104">
        <w:rPr>
          <w:rFonts w:ascii="Times New Roman" w:eastAsia="Times New Roman" w:hAnsi="Times New Roman" w:cs="Times New Roman"/>
          <w:sz w:val="24"/>
          <w:szCs w:val="24"/>
          <w:lang w:val="uk-UA"/>
        </w:rPr>
        <w:t>автономність портативної зарядної станції</w:t>
      </w:r>
      <w:r w:rsidR="006561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 виконання програми</w:t>
      </w:r>
    </w:p>
    <w:p w14:paraId="7CFB4A13" w14:textId="3049A563" w:rsidR="002C4E02" w:rsidRDefault="00EC1F15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5A8DA0" wp14:editId="5E68AAAF">
            <wp:extent cx="5733415" cy="3583305"/>
            <wp:effectExtent l="0" t="0" r="0" b="0"/>
            <wp:docPr id="327631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3138" name="Picture 3276313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C30C" w14:textId="2DB3EF5D" w:rsidR="002C4E02" w:rsidRPr="00656104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14. Виконання програми про </w:t>
      </w:r>
      <w:r w:rsidR="0065610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автономність портативної зарядної станції</w:t>
      </w:r>
    </w:p>
    <w:p w14:paraId="28287ED9" w14:textId="77777777" w:rsidR="002C4E02" w:rsidRDefault="002C4E02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971C5B" w14:textId="77777777" w:rsidR="002C4E02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 день</w:t>
      </w:r>
    </w:p>
    <w:p w14:paraId="24279A83" w14:textId="77777777" w:rsidR="002C4E02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3" w:name="_heading=h.zfnj8lsy0kef" w:colFirst="0" w:colLast="0"/>
      <w:bookmarkEnd w:id="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14:paraId="1E5F6A0F" w14:textId="18A7DA3E" w:rsidR="002C4E02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Перша зустріч </w:t>
      </w:r>
      <w:r w:rsidR="00EC1F15">
        <w:rPr>
          <w:rFonts w:ascii="Times New Roman" w:eastAsia="Times New Roman" w:hAnsi="Times New Roman" w:cs="Times New Roman"/>
          <w:sz w:val="24"/>
          <w:szCs w:val="24"/>
          <w:lang w:val="en-US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.09. Обговорюємо епік, з’ясовуємо як будемо виконувати ті чи інші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створюємо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борди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748C74" w14:textId="77777777" w:rsidR="002C4E02" w:rsidRDefault="002C4E02">
      <w:pPr>
        <w:jc w:val="both"/>
        <w:rPr>
          <w:rFonts w:ascii="Calibri" w:eastAsia="Calibri" w:hAnsi="Calibri" w:cs="Calibri"/>
        </w:rPr>
      </w:pPr>
    </w:p>
    <w:p w14:paraId="65647D80" w14:textId="385E28AA" w:rsidR="00EC1F15" w:rsidRDefault="00000000">
      <w:pPr>
        <w:jc w:val="center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lastRenderedPageBreak/>
        <w:tab/>
      </w:r>
      <w:r>
        <w:rPr>
          <w:rFonts w:ascii="Calibri" w:eastAsia="Calibri" w:hAnsi="Calibri" w:cs="Calibri"/>
        </w:rPr>
        <w:tab/>
      </w:r>
      <w:r w:rsidR="00EC1F15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0F4AC186" wp14:editId="4FC76132">
            <wp:extent cx="5733415" cy="3225165"/>
            <wp:effectExtent l="0" t="0" r="0" b="635"/>
            <wp:docPr id="3293742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74210" name="Picture 32937421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664E" w14:textId="77777777" w:rsidR="005B09EE" w:rsidRPr="005B09EE" w:rsidRDefault="005B09EE">
      <w:pPr>
        <w:jc w:val="center"/>
        <w:rPr>
          <w:rFonts w:ascii="Calibri" w:eastAsia="Calibri" w:hAnsi="Calibri" w:cs="Calibri"/>
          <w:lang w:val="en-US"/>
        </w:rPr>
      </w:pPr>
    </w:p>
    <w:p w14:paraId="0B3D112A" w14:textId="2FE76677" w:rsidR="002C4E02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15.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Скрін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першої зустрічі в </w:t>
      </w:r>
      <w:r w:rsidR="0065610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google meet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та командної дошки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трелло</w:t>
      </w:r>
      <w:proofErr w:type="spellEnd"/>
    </w:p>
    <w:p w14:paraId="40C835A0" w14:textId="77777777" w:rsidR="002C4E02" w:rsidRDefault="002C4E02">
      <w:pPr>
        <w:jc w:val="both"/>
        <w:rPr>
          <w:rFonts w:ascii="Calibri" w:eastAsia="Calibri" w:hAnsi="Calibri" w:cs="Calibri"/>
        </w:rPr>
      </w:pPr>
    </w:p>
    <w:p w14:paraId="5BBE0BE5" w14:textId="5F67353C" w:rsidR="002C4E02" w:rsidRPr="00EC1F15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Друга зустріч </w:t>
      </w:r>
      <w:r w:rsidR="00EC1F15">
        <w:rPr>
          <w:rFonts w:ascii="Times New Roman" w:eastAsia="Times New Roman" w:hAnsi="Times New Roman" w:cs="Times New Roman"/>
          <w:sz w:val="24"/>
          <w:szCs w:val="24"/>
          <w:lang w:val="en-US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.09. Обговорюємо епік, з’ясовуємо як будемо писати код та створювати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пулреквести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D69470" w14:textId="77777777" w:rsidR="00EC1F15" w:rsidRDefault="00EC1F15" w:rsidP="00EC1F15">
      <w:pPr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14:paraId="24DB490D" w14:textId="4D2EDE1A" w:rsidR="002C4E02" w:rsidRDefault="00EC1F15">
      <w:pPr>
        <w:jc w:val="both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A0B58C6" wp14:editId="7FE9EC29">
            <wp:extent cx="5733415" cy="2693670"/>
            <wp:effectExtent l="0" t="0" r="0" b="0"/>
            <wp:docPr id="12555679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67922" name="Picture 125556792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9DCC" w14:textId="77777777" w:rsidR="00EC1F15" w:rsidRPr="00EC1F15" w:rsidRDefault="00EC1F15">
      <w:pPr>
        <w:jc w:val="both"/>
        <w:rPr>
          <w:rFonts w:ascii="Calibri" w:eastAsia="Calibri" w:hAnsi="Calibri" w:cs="Calibri"/>
          <w:lang w:val="en-US"/>
        </w:rPr>
      </w:pPr>
    </w:p>
    <w:p w14:paraId="0B8E510A" w14:textId="59463BB1" w:rsidR="002C4E02" w:rsidRPr="00656104" w:rsidRDefault="00000000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16.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Скрін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другої зустрічі в </w:t>
      </w:r>
      <w:r w:rsidR="0065610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google meet</w:t>
      </w:r>
    </w:p>
    <w:p w14:paraId="56D4D61F" w14:textId="77777777" w:rsidR="00EC1F15" w:rsidRPr="00EC1F15" w:rsidRDefault="00EC1F15">
      <w:pPr>
        <w:jc w:val="center"/>
        <w:rPr>
          <w:rFonts w:ascii="Calibri" w:eastAsia="Calibri" w:hAnsi="Calibri" w:cs="Calibri"/>
          <w:lang w:val="en-US"/>
        </w:rPr>
      </w:pPr>
    </w:p>
    <w:p w14:paraId="6DC7B3E3" w14:textId="77777777" w:rsidR="002C4E02" w:rsidRDefault="00000000">
      <w:pPr>
        <w:numPr>
          <w:ilvl w:val="0"/>
          <w:numId w:val="2"/>
        </w:numPr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Код ревю </w:t>
      </w:r>
      <w:proofErr w:type="spellStart"/>
      <w:r>
        <w:rPr>
          <w:rFonts w:ascii="Calibri" w:eastAsia="Calibri" w:hAnsi="Calibri" w:cs="Calibri"/>
        </w:rPr>
        <w:t>пулреквестів</w:t>
      </w:r>
      <w:proofErr w:type="spellEnd"/>
      <w:r>
        <w:rPr>
          <w:rFonts w:ascii="Calibri" w:eastAsia="Calibri" w:hAnsi="Calibri" w:cs="Calibri"/>
        </w:rPr>
        <w:t xml:space="preserve"> учасників команди:</w:t>
      </w:r>
    </w:p>
    <w:p w14:paraId="214D01B4" w14:textId="77777777" w:rsidR="002C4E02" w:rsidRDefault="00000000">
      <w:pPr>
        <w:ind w:left="720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16.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Скрін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коментарів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пулреквесті</w:t>
      </w:r>
      <w:proofErr w:type="spellEnd"/>
    </w:p>
    <w:p w14:paraId="224721FF" w14:textId="77777777" w:rsidR="002C4E02" w:rsidRDefault="00000000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Висновки: </w:t>
      </w:r>
    </w:p>
    <w:p w14:paraId="1DEFF1AE" w14:textId="77777777" w:rsidR="002C4E0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Упродовж виконання поставлених завдань було здійснено комплексне ознайомлення з інструментарієм, необхідним для ефективної розробки програмного забезпечення на мові C++. Отримані знання дозволяють перейти до більш складних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проектів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глибшого вивчення мови програмування.</w:t>
      </w:r>
    </w:p>
    <w:p w14:paraId="191762FA" w14:textId="77777777" w:rsidR="002C4E02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Здобуті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навчики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3CBE3A" w14:textId="77777777" w:rsidR="002C4E02" w:rsidRDefault="00000000">
      <w:pPr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Робота в терміналі: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Освоєно основні 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-подібного терміналу, що дозволяє ефективно взаємодіяти з операційною системою.</w:t>
      </w:r>
    </w:p>
    <w:p w14:paraId="025A93C3" w14:textId="77777777" w:rsidR="002C4E02" w:rsidRDefault="00000000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Середовище розробки: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та налаштовано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а також необхідні розширення для розробки на C++.</w:t>
      </w:r>
    </w:p>
    <w:p w14:paraId="67E34766" w14:textId="77777777" w:rsidR="002C4E02" w:rsidRDefault="00000000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Система контролю версій: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Отримано базові знання про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що дозволяють ефективно працювати з кодом у команді та відстежувати зміни.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Склоновано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репозиторій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зроблено перші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коміти</w:t>
      </w:r>
      <w:proofErr w:type="spellEnd"/>
    </w:p>
    <w:p w14:paraId="153710AA" w14:textId="77777777" w:rsidR="002C4E02" w:rsidRDefault="00000000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Організація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проектів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Ознайомилася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планування та організації завдань.</w:t>
      </w:r>
    </w:p>
    <w:p w14:paraId="7C8716DB" w14:textId="77777777" w:rsidR="002C4E02" w:rsidRDefault="00000000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Тестування алгоритмів: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Зареєструвалася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перевірки ефективності розроблених алгоритмів </w:t>
      </w:r>
    </w:p>
    <w:p w14:paraId="6584CC3D" w14:textId="77777777" w:rsidR="002C4E02" w:rsidRDefault="00000000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Візуалізація: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Освоєно Draw.io для створення блок-схем та інших діаграм.</w:t>
      </w:r>
    </w:p>
    <w:p w14:paraId="2B0E331F" w14:textId="77777777" w:rsidR="002C4E02" w:rsidRDefault="00000000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Мова C++: </w:t>
      </w:r>
      <w:r>
        <w:rPr>
          <w:rFonts w:ascii="Times New Roman" w:eastAsia="Times New Roman" w:hAnsi="Times New Roman" w:cs="Times New Roman"/>
          <w:sz w:val="24"/>
          <w:szCs w:val="24"/>
        </w:rPr>
        <w:t>Отримано базові знання про мову C++ та функції введення/виведення даних. Написано та запущено програмний код на C++.</w:t>
      </w:r>
    </w:p>
    <w:p w14:paraId="5ACBE8E1" w14:textId="77777777" w:rsidR="002C4E02" w:rsidRDefault="00000000">
      <w:pPr>
        <w:numPr>
          <w:ilvl w:val="0"/>
          <w:numId w:val="17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Робота у Word: </w:t>
      </w:r>
      <w:r>
        <w:rPr>
          <w:rFonts w:ascii="Times New Roman" w:eastAsia="Times New Roman" w:hAnsi="Times New Roman" w:cs="Times New Roman"/>
          <w:sz w:val="24"/>
          <w:szCs w:val="24"/>
        </w:rPr>
        <w:t>Створено звіт про виконану роботу.</w:t>
      </w:r>
    </w:p>
    <w:p w14:paraId="5BB1D78E" w14:textId="77777777" w:rsidR="002C4E02" w:rsidRDefault="002C4E02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A737EE" w14:textId="77777777" w:rsidR="002C4E02" w:rsidRDefault="002C4E02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</w:p>
    <w:p w14:paraId="3A197B08" w14:textId="77777777" w:rsidR="002C4E02" w:rsidRDefault="002C4E02">
      <w:pPr>
        <w:jc w:val="both"/>
      </w:pPr>
    </w:p>
    <w:p w14:paraId="7E91A603" w14:textId="77777777" w:rsidR="002C4E02" w:rsidRDefault="002C4E02"/>
    <w:sectPr w:rsidR="002C4E02" w:rsidSect="000F22C0">
      <w:footerReference w:type="default" r:id="rId41"/>
      <w:headerReference w:type="first" r:id="rId42"/>
      <w:footerReference w:type="first" r:id="rId43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0C8A8F" w14:textId="77777777" w:rsidR="0000268A" w:rsidRDefault="0000268A">
      <w:pPr>
        <w:spacing w:line="240" w:lineRule="auto"/>
      </w:pPr>
      <w:r>
        <w:separator/>
      </w:r>
    </w:p>
  </w:endnote>
  <w:endnote w:type="continuationSeparator" w:id="0">
    <w:p w14:paraId="54429A51" w14:textId="77777777" w:rsidR="0000268A" w:rsidRDefault="000026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8EF06E3-B93A-FA41-8B8A-3708FBC8EADD}"/>
    <w:embedBold r:id="rId2" w:fontKey="{23027891-B264-374A-A93B-7F63B1653E8B}"/>
    <w:embedItalic r:id="rId3" w:fontKey="{11583E69-280E-9941-B803-F8DB0AD5DD78}"/>
    <w:embedBoldItalic r:id="rId4" w:fontKey="{69CA341D-184E-C146-ADC1-7B76DF552AB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22C36F8E-4389-6B4C-A713-EF24B2832612}"/>
    <w:embedItalic r:id="rId6" w:fontKey="{6E78371B-98E0-A341-A47D-EC57DB0068F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E83EC85C-5B00-494B-A079-DD8237BFDBC0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40B90217-7313-CE41-B5C2-0874ECE685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tag w:val="goog_rdk_6"/>
      <w:id w:val="2002414802"/>
    </w:sdtPr>
    <w:sdtContent>
      <w:p w14:paraId="5A0CB799" w14:textId="77777777" w:rsidR="002C4E02" w:rsidRDefault="00000000">
        <w:pPr>
          <w:rPr>
            <w:ins w:id="4" w:author="Максим Барановський" w:date="2026-09-12T07:50:00Z"/>
          </w:rPr>
        </w:pPr>
        <w:sdt>
          <w:sdtPr>
            <w:tag w:val="goog_rdk_4"/>
            <w:id w:val="-204703345"/>
          </w:sdtPr>
          <w:sdtContent>
            <w:sdt>
              <w:sdtPr>
                <w:tag w:val="goog_rdk_5"/>
                <w:id w:val="2056303925"/>
              </w:sdtPr>
              <w:sdtContent/>
            </w:sdt>
          </w:sdtContent>
        </w:sdt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CAD864" w14:textId="77777777" w:rsidR="002C4E02" w:rsidRDefault="00000000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AEBE2E" w14:textId="77777777" w:rsidR="0000268A" w:rsidRDefault="0000268A">
      <w:pPr>
        <w:spacing w:line="240" w:lineRule="auto"/>
      </w:pPr>
      <w:r>
        <w:separator/>
      </w:r>
    </w:p>
  </w:footnote>
  <w:footnote w:type="continuationSeparator" w:id="0">
    <w:p w14:paraId="47FE06C4" w14:textId="77777777" w:rsidR="0000268A" w:rsidRDefault="000026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51F1A6" w14:textId="77777777" w:rsidR="002C4E02" w:rsidRDefault="002C4E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7333E5"/>
    <w:multiLevelType w:val="multilevel"/>
    <w:tmpl w:val="2946F13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9C076C"/>
    <w:multiLevelType w:val="multilevel"/>
    <w:tmpl w:val="B47EFB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AB14E4"/>
    <w:multiLevelType w:val="multilevel"/>
    <w:tmpl w:val="651662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3E2E6A"/>
    <w:multiLevelType w:val="multilevel"/>
    <w:tmpl w:val="99B076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4516B8"/>
    <w:multiLevelType w:val="multilevel"/>
    <w:tmpl w:val="8918E0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725D8E"/>
    <w:multiLevelType w:val="multilevel"/>
    <w:tmpl w:val="C38E9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907740"/>
    <w:multiLevelType w:val="multilevel"/>
    <w:tmpl w:val="370418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9B3E5F"/>
    <w:multiLevelType w:val="multilevel"/>
    <w:tmpl w:val="163C5C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F1514E"/>
    <w:multiLevelType w:val="multilevel"/>
    <w:tmpl w:val="E1ECDD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574318"/>
    <w:multiLevelType w:val="multilevel"/>
    <w:tmpl w:val="6936B9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A202AF"/>
    <w:multiLevelType w:val="multilevel"/>
    <w:tmpl w:val="445AA5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FB3E73"/>
    <w:multiLevelType w:val="multilevel"/>
    <w:tmpl w:val="E14A8A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5C36276"/>
    <w:multiLevelType w:val="multilevel"/>
    <w:tmpl w:val="0A6AFF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FC2574"/>
    <w:multiLevelType w:val="multilevel"/>
    <w:tmpl w:val="10B07E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A3356E1"/>
    <w:multiLevelType w:val="multilevel"/>
    <w:tmpl w:val="986E5B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435996"/>
    <w:multiLevelType w:val="multilevel"/>
    <w:tmpl w:val="1408CFEE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F4E2F13"/>
    <w:multiLevelType w:val="multilevel"/>
    <w:tmpl w:val="2C9478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28737164">
    <w:abstractNumId w:val="2"/>
  </w:num>
  <w:num w:numId="2" w16cid:durableId="724568820">
    <w:abstractNumId w:val="3"/>
  </w:num>
  <w:num w:numId="3" w16cid:durableId="791050747">
    <w:abstractNumId w:val="16"/>
  </w:num>
  <w:num w:numId="4" w16cid:durableId="1036541087">
    <w:abstractNumId w:val="4"/>
  </w:num>
  <w:num w:numId="5" w16cid:durableId="1107000375">
    <w:abstractNumId w:val="11"/>
  </w:num>
  <w:num w:numId="6" w16cid:durableId="1591236699">
    <w:abstractNumId w:val="10"/>
  </w:num>
  <w:num w:numId="7" w16cid:durableId="1586841941">
    <w:abstractNumId w:val="7"/>
  </w:num>
  <w:num w:numId="8" w16cid:durableId="1817838887">
    <w:abstractNumId w:val="12"/>
  </w:num>
  <w:num w:numId="9" w16cid:durableId="1166677113">
    <w:abstractNumId w:val="0"/>
  </w:num>
  <w:num w:numId="10" w16cid:durableId="817695793">
    <w:abstractNumId w:val="8"/>
  </w:num>
  <w:num w:numId="11" w16cid:durableId="786848845">
    <w:abstractNumId w:val="13"/>
  </w:num>
  <w:num w:numId="12" w16cid:durableId="965349464">
    <w:abstractNumId w:val="6"/>
  </w:num>
  <w:num w:numId="13" w16cid:durableId="2028873442">
    <w:abstractNumId w:val="15"/>
  </w:num>
  <w:num w:numId="14" w16cid:durableId="1664041524">
    <w:abstractNumId w:val="14"/>
  </w:num>
  <w:num w:numId="15" w16cid:durableId="120656387">
    <w:abstractNumId w:val="9"/>
  </w:num>
  <w:num w:numId="16" w16cid:durableId="1278565386">
    <w:abstractNumId w:val="1"/>
  </w:num>
  <w:num w:numId="17" w16cid:durableId="65714924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E02"/>
    <w:rsid w:val="0000268A"/>
    <w:rsid w:val="000F22C0"/>
    <w:rsid w:val="00192791"/>
    <w:rsid w:val="002C4E02"/>
    <w:rsid w:val="003902D9"/>
    <w:rsid w:val="004C1DC3"/>
    <w:rsid w:val="005B09EE"/>
    <w:rsid w:val="00656104"/>
    <w:rsid w:val="006D3A6E"/>
    <w:rsid w:val="007A2C32"/>
    <w:rsid w:val="00812868"/>
    <w:rsid w:val="008D3956"/>
    <w:rsid w:val="00950F05"/>
    <w:rsid w:val="00AA3AE9"/>
    <w:rsid w:val="00B4756B"/>
    <w:rsid w:val="00BD0DB5"/>
    <w:rsid w:val="00D87FEF"/>
    <w:rsid w:val="00E01D63"/>
    <w:rsid w:val="00EC1F15"/>
    <w:rsid w:val="00ED0C0C"/>
    <w:rsid w:val="00F6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72AF11"/>
  <w15:docId w15:val="{E6F73E32-CD35-4045-9403-70CFA777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pple-converted-space">
    <w:name w:val="apple-converted-space"/>
    <w:basedOn w:val="DefaultParagraphFont"/>
    <w:rsid w:val="00950F05"/>
  </w:style>
  <w:style w:type="character" w:styleId="Hyperlink">
    <w:name w:val="Hyperlink"/>
    <w:basedOn w:val="DefaultParagraphFont"/>
    <w:uiPriority w:val="99"/>
    <w:unhideWhenUsed/>
    <w:rsid w:val="00950F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F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0F05"/>
    <w:rPr>
      <w:color w:val="800080" w:themeColor="followedHyperlink"/>
      <w:u w:val="single"/>
    </w:rPr>
  </w:style>
  <w:style w:type="character" w:customStyle="1" w:styleId="ytattributedstringhost">
    <w:name w:val="ytattributedstringhost"/>
    <w:basedOn w:val="DefaultParagraphFont"/>
    <w:rsid w:val="004C1DC3"/>
  </w:style>
  <w:style w:type="paragraph" w:styleId="ListParagraph">
    <w:name w:val="List Paragraph"/>
    <w:basedOn w:val="Normal"/>
    <w:uiPriority w:val="34"/>
    <w:qFormat/>
    <w:rsid w:val="00F65B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DMWD7wfhgNY&amp;pp=ygUcdmlzdWFsIHN0dWRpbyBjb2RlIHNldHVwIGMrKw%3D%3D" TargetMode="External"/><Relationship Id="rId18" Type="http://schemas.openxmlformats.org/officeDocument/2006/relationships/hyperlink" Target="https://www.youtube.com/watch?v=y-an0v208A0&amp;pp=ygUKZ2l0IGdpdGh1Yg%3D%3D" TargetMode="External"/><Relationship Id="rId26" Type="http://schemas.openxmlformats.org/officeDocument/2006/relationships/image" Target="media/image4.png"/><Relationship Id="rId39" Type="http://schemas.openxmlformats.org/officeDocument/2006/relationships/image" Target="media/image15.jpeg"/><Relationship Id="rId21" Type="http://schemas.openxmlformats.org/officeDocument/2006/relationships/hyperlink" Target="https://www.youtube.com/@Algotester" TargetMode="External"/><Relationship Id="rId34" Type="http://schemas.openxmlformats.org/officeDocument/2006/relationships/image" Target="media/image12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cCMVEgmLazw&amp;list=PLX6xdk86h_0ySOXbaMnr4f1JFq_xUiP5T" TargetMode="External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vLnPwxZdW4Y&amp;list=PLWKjhJtqVAbmUE5IqyfGYEYjrZBYzaT4m&amp;index=3&amp;ab_channel=freeCodeCamp.org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10.jpg"/><Relationship Id="rId37" Type="http://schemas.openxmlformats.org/officeDocument/2006/relationships/hyperlink" Target="https://github.com/artificial-intelligence-department/ai_programming_playground_2025/pull/8/files" TargetMode="External"/><Relationship Id="rId40" Type="http://schemas.openxmlformats.org/officeDocument/2006/relationships/image" Target="media/image16.jp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youtu.be/oC69vlWofJQ?si=eCJwN-8V2qywRqrF" TargetMode="External"/><Relationship Id="rId23" Type="http://schemas.openxmlformats.org/officeDocument/2006/relationships/hyperlink" Target="http://draw.io" TargetMode="External"/><Relationship Id="rId28" Type="http://schemas.openxmlformats.org/officeDocument/2006/relationships/image" Target="media/image6.png"/><Relationship Id="rId36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10" Type="http://schemas.openxmlformats.org/officeDocument/2006/relationships/hyperlink" Target="https://www.youtube.com/watch?v=xDME2hOPIKA&amp;pp=ygUs0J7RgdC90L7QstC90ZYg0L_QvtC90Y_RgtGC0Y8g0LzQvtCy0LggQy9DKys%3D" TargetMode="External"/><Relationship Id="rId19" Type="http://schemas.openxmlformats.org/officeDocument/2006/relationships/hyperlink" Target="https://www.youtube.com/watch?v=mAFoROnOfHs&amp;pp=ygUKZ2l0IGdpdGh1YtIHCQn-CwGHKiGM7w%3D%3D" TargetMode="External"/><Relationship Id="rId31" Type="http://schemas.openxmlformats.org/officeDocument/2006/relationships/image" Target="media/image9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Lo1UKhw52ig&amp;list=PL7vq4D0vOpQa9WaLe7btV01eixBUZ6-Ve" TargetMode="External"/><Relationship Id="rId14" Type="http://schemas.openxmlformats.org/officeDocument/2006/relationships/hyperlink" Target="https://www.youtube.com/watch?v=1PBD5qFWdq8&amp;pp=ygUcdmlzdWFsIHN0dWRpbyBjb2RlIHNldHVwIGMrKw%3D%3D" TargetMode="External"/><Relationship Id="rId22" Type="http://schemas.openxmlformats.org/officeDocument/2006/relationships/hyperlink" Target="https://s4nk37.medium.com/%EF%B8%8F-essential-terminal-commands-macos-linux-f727b71901cf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footer" Target="footer2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s67e7rWK7fU&amp;pp=ygU40KHQtdGA0LXQtNC-0LLQuNGJ0LUg0YDQvtC30YDQvtCx0LrQuCBWaXN1YWwgU3R1ZGlvIENvZGU%3D" TargetMode="External"/><Relationship Id="rId17" Type="http://schemas.openxmlformats.org/officeDocument/2006/relationships/hyperlink" Target="https://www.youtube.com/watch?v=6F8cTBbh_TI&amp;list=PLMQ4k-hUWGNl-_4tGH-2Gq-06yZbzl5az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image" Target="media/image14.png"/><Relationship Id="rId20" Type="http://schemas.openxmlformats.org/officeDocument/2006/relationships/hyperlink" Target="https://www.youtube.com/watch?v=RGOj5yH7evk&amp;pp=ygUKZ2l0IGdpdGh1Yg%3D%3D" TargetMode="External"/><Relationship Id="rId41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DVSs3fKG3MstKug24g0AYhUiYQ==">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17</Pages>
  <Words>2568</Words>
  <Characters>14639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Софія Ільницька</cp:lastModifiedBy>
  <cp:revision>4</cp:revision>
  <dcterms:created xsi:type="dcterms:W3CDTF">2026-09-13T18:31:00Z</dcterms:created>
  <dcterms:modified xsi:type="dcterms:W3CDTF">2026-09-15T10:27:00Z</dcterms:modified>
</cp:coreProperties>
</file>